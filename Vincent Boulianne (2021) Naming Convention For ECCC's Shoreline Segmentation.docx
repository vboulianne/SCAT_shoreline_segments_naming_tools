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6FC72" w14:textId="5244C4E9" w:rsidR="00BD117F" w:rsidRPr="00EF7CE5" w:rsidRDefault="00660CC5" w:rsidP="001E2B35">
      <w:pPr>
        <w:pStyle w:val="Titre"/>
        <w:rPr>
          <w:rFonts w:asciiTheme="minorHAnsi" w:hAnsiTheme="minorHAnsi" w:cstheme="minorHAnsi"/>
        </w:rPr>
      </w:pPr>
      <w:bookmarkStart w:id="0" w:name="_GoBack"/>
      <w:bookmarkEnd w:id="0"/>
      <w:r w:rsidRPr="00EF7CE5">
        <w:rPr>
          <w:rFonts w:asciiTheme="minorHAnsi" w:hAnsiTheme="minorHAnsi" w:cstheme="minorHAnsi"/>
        </w:rPr>
        <w:t>Naming Convention for ECCC’s Shoreline Segmentation</w:t>
      </w:r>
    </w:p>
    <w:p w14:paraId="3E6BB846" w14:textId="77777777" w:rsidR="0019549C" w:rsidRPr="00EF7CE5" w:rsidRDefault="0019549C" w:rsidP="001E2B35">
      <w:pPr>
        <w:pStyle w:val="Titre3"/>
        <w:rPr>
          <w:rFonts w:asciiTheme="minorHAnsi" w:hAnsiTheme="minorHAnsi" w:cstheme="minorHAnsi"/>
        </w:rPr>
      </w:pPr>
    </w:p>
    <w:tbl>
      <w:tblPr>
        <w:tblStyle w:val="Grilledutableau"/>
        <w:tblW w:w="0" w:type="auto"/>
        <w:tblLook w:val="04A0" w:firstRow="1" w:lastRow="0" w:firstColumn="1" w:lastColumn="0" w:noHBand="0" w:noVBand="1"/>
      </w:tblPr>
      <w:tblGrid>
        <w:gridCol w:w="4675"/>
        <w:gridCol w:w="4675"/>
      </w:tblGrid>
      <w:tr w:rsidR="00DE7922" w:rsidRPr="006E4594" w14:paraId="0AAFD37A" w14:textId="77777777" w:rsidTr="0063461B">
        <w:tc>
          <w:tcPr>
            <w:tcW w:w="4675" w:type="dxa"/>
          </w:tcPr>
          <w:p w14:paraId="05C2E84C" w14:textId="77777777" w:rsidR="00DE7922" w:rsidRPr="00EF7CE5" w:rsidRDefault="00DE7922" w:rsidP="0063461B">
            <w:pPr>
              <w:rPr>
                <w:rFonts w:asciiTheme="minorHAnsi" w:hAnsiTheme="minorHAnsi" w:cstheme="minorHAnsi"/>
                <w:b/>
                <w:lang w:val="en-CA"/>
              </w:rPr>
            </w:pPr>
            <w:r w:rsidRPr="00EF7CE5">
              <w:rPr>
                <w:rFonts w:asciiTheme="minorHAnsi" w:hAnsiTheme="minorHAnsi" w:cstheme="minorHAnsi"/>
                <w:b/>
                <w:lang w:val="en-CA"/>
              </w:rPr>
              <w:t>Created by</w:t>
            </w:r>
          </w:p>
        </w:tc>
        <w:tc>
          <w:tcPr>
            <w:tcW w:w="4675" w:type="dxa"/>
          </w:tcPr>
          <w:p w14:paraId="215666BB" w14:textId="41473910" w:rsidR="00DE7922" w:rsidRPr="00EF7CE5" w:rsidRDefault="00DE7922" w:rsidP="0063461B">
            <w:pPr>
              <w:rPr>
                <w:rFonts w:asciiTheme="minorHAnsi" w:hAnsiTheme="minorHAnsi" w:cstheme="minorHAnsi"/>
                <w:lang w:val="en-CA"/>
              </w:rPr>
            </w:pPr>
            <w:r w:rsidRPr="00EF7CE5">
              <w:rPr>
                <w:rFonts w:asciiTheme="minorHAnsi" w:hAnsiTheme="minorHAnsi" w:cstheme="minorHAnsi"/>
                <w:lang w:val="en-CA"/>
              </w:rPr>
              <w:t>Vincent Boulianne</w:t>
            </w:r>
            <w:r w:rsidR="005415ED" w:rsidRPr="00EF7CE5">
              <w:rPr>
                <w:rFonts w:asciiTheme="minorHAnsi" w:hAnsiTheme="minorHAnsi" w:cstheme="minorHAnsi"/>
                <w:lang w:val="en-CA"/>
              </w:rPr>
              <w:t xml:space="preserve"> and Anne-Marie Demers</w:t>
            </w:r>
          </w:p>
        </w:tc>
      </w:tr>
      <w:tr w:rsidR="00DE7922" w:rsidRPr="006E4594" w14:paraId="39EF994C" w14:textId="77777777" w:rsidTr="0063461B">
        <w:tc>
          <w:tcPr>
            <w:tcW w:w="4675" w:type="dxa"/>
          </w:tcPr>
          <w:p w14:paraId="1650A3FF"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Creation date</w:t>
            </w:r>
          </w:p>
        </w:tc>
        <w:tc>
          <w:tcPr>
            <w:tcW w:w="4675" w:type="dxa"/>
          </w:tcPr>
          <w:p w14:paraId="2EB03BB7" w14:textId="0C5FBD2A" w:rsidR="00DE7922" w:rsidRPr="006E4594" w:rsidRDefault="00DE7922" w:rsidP="00540FEB">
            <w:pPr>
              <w:rPr>
                <w:rFonts w:asciiTheme="minorHAnsi" w:hAnsiTheme="minorHAnsi" w:cstheme="minorHAnsi"/>
                <w:lang w:val="en-CA"/>
              </w:rPr>
            </w:pPr>
            <w:r w:rsidRPr="006E4594">
              <w:rPr>
                <w:rFonts w:asciiTheme="minorHAnsi" w:hAnsiTheme="minorHAnsi" w:cstheme="minorHAnsi"/>
                <w:lang w:val="en-CA"/>
              </w:rPr>
              <w:t>2021</w:t>
            </w:r>
            <w:r w:rsidR="00540FEB">
              <w:rPr>
                <w:rFonts w:asciiTheme="minorHAnsi" w:hAnsiTheme="minorHAnsi" w:cstheme="minorHAnsi"/>
                <w:lang w:val="en-CA"/>
              </w:rPr>
              <w:t>-06</w:t>
            </w:r>
          </w:p>
        </w:tc>
      </w:tr>
      <w:tr w:rsidR="00DE7922" w:rsidRPr="006E4594" w14:paraId="369CAA5E" w14:textId="77777777" w:rsidTr="0063461B">
        <w:tc>
          <w:tcPr>
            <w:tcW w:w="4675" w:type="dxa"/>
          </w:tcPr>
          <w:p w14:paraId="37D8CCD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Last Modified (Author)</w:t>
            </w:r>
          </w:p>
        </w:tc>
        <w:tc>
          <w:tcPr>
            <w:tcW w:w="4675" w:type="dxa"/>
          </w:tcPr>
          <w:p w14:paraId="1336C127" w14:textId="15506C75" w:rsidR="00DE7922" w:rsidRPr="006E4594" w:rsidRDefault="00540FEB" w:rsidP="0063461B">
            <w:pPr>
              <w:rPr>
                <w:rFonts w:asciiTheme="minorHAnsi" w:hAnsiTheme="minorHAnsi" w:cstheme="minorHAnsi"/>
                <w:lang w:val="en-CA"/>
              </w:rPr>
            </w:pPr>
            <w:r>
              <w:rPr>
                <w:rFonts w:asciiTheme="minorHAnsi" w:hAnsiTheme="minorHAnsi" w:cstheme="minorHAnsi"/>
                <w:lang w:val="en-CA"/>
              </w:rPr>
              <w:fldChar w:fldCharType="begin"/>
            </w:r>
            <w:r>
              <w:rPr>
                <w:rFonts w:asciiTheme="minorHAnsi" w:hAnsiTheme="minorHAnsi" w:cstheme="minorHAnsi"/>
                <w:lang w:val="en-CA"/>
              </w:rPr>
              <w:instrText xml:space="preserve"> DATE \@ "yyyy-MM-dd" </w:instrText>
            </w:r>
            <w:r>
              <w:rPr>
                <w:rFonts w:asciiTheme="minorHAnsi" w:hAnsiTheme="minorHAnsi" w:cstheme="minorHAnsi"/>
                <w:lang w:val="en-CA"/>
              </w:rPr>
              <w:fldChar w:fldCharType="separate"/>
            </w:r>
            <w:ins w:id="1" w:author="Boulianne,Vincent (ECCC)" w:date="2021-09-28T16:35:00Z">
              <w:r w:rsidR="00927946">
                <w:rPr>
                  <w:rFonts w:asciiTheme="minorHAnsi" w:hAnsiTheme="minorHAnsi" w:cstheme="minorHAnsi"/>
                  <w:noProof/>
                  <w:lang w:val="en-CA"/>
                </w:rPr>
                <w:t>2021-09-28</w:t>
              </w:r>
            </w:ins>
            <w:del w:id="2" w:author="Boulianne,Vincent (ECCC)" w:date="2021-09-28T16:35:00Z">
              <w:r w:rsidR="00674458" w:rsidDel="00927946">
                <w:rPr>
                  <w:rFonts w:asciiTheme="minorHAnsi" w:hAnsiTheme="minorHAnsi" w:cstheme="minorHAnsi"/>
                  <w:noProof/>
                  <w:lang w:val="en-CA"/>
                </w:rPr>
                <w:delText>2021-09-27</w:delText>
              </w:r>
            </w:del>
            <w:r>
              <w:rPr>
                <w:rFonts w:asciiTheme="minorHAnsi" w:hAnsiTheme="minorHAnsi" w:cstheme="minorHAnsi"/>
                <w:lang w:val="en-CA"/>
              </w:rPr>
              <w:fldChar w:fldCharType="end"/>
            </w:r>
          </w:p>
        </w:tc>
      </w:tr>
      <w:tr w:rsidR="00DE7922" w:rsidRPr="006E4594" w14:paraId="52D7A37C" w14:textId="77777777" w:rsidTr="0063461B">
        <w:tc>
          <w:tcPr>
            <w:tcW w:w="4675" w:type="dxa"/>
          </w:tcPr>
          <w:p w14:paraId="3340B0A4" w14:textId="77777777" w:rsidR="00DE7922" w:rsidRPr="006E4594" w:rsidRDefault="00DE7922" w:rsidP="0063461B">
            <w:pPr>
              <w:rPr>
                <w:rFonts w:asciiTheme="minorHAnsi" w:hAnsiTheme="minorHAnsi" w:cstheme="minorHAnsi"/>
                <w:b/>
                <w:lang w:val="en-CA"/>
              </w:rPr>
            </w:pPr>
            <w:r w:rsidRPr="006E4594">
              <w:rPr>
                <w:rFonts w:asciiTheme="minorHAnsi" w:hAnsiTheme="minorHAnsi" w:cstheme="minorHAnsi"/>
                <w:b/>
                <w:lang w:val="en-CA"/>
              </w:rPr>
              <w:t>Other Document</w:t>
            </w:r>
          </w:p>
        </w:tc>
        <w:tc>
          <w:tcPr>
            <w:tcW w:w="4675" w:type="dxa"/>
          </w:tcPr>
          <w:p w14:paraId="53C54AE9" w14:textId="77777777" w:rsidR="00DE7922" w:rsidRPr="006E4594" w:rsidRDefault="00DE7922" w:rsidP="0063461B">
            <w:pPr>
              <w:rPr>
                <w:rFonts w:asciiTheme="minorHAnsi" w:hAnsiTheme="minorHAnsi" w:cstheme="minorHAnsi"/>
                <w:lang w:val="en-CA"/>
              </w:rPr>
            </w:pPr>
          </w:p>
        </w:tc>
      </w:tr>
      <w:tr w:rsidR="00DE7922" w:rsidRPr="006E4594" w14:paraId="72BBD3E9" w14:textId="77777777" w:rsidTr="0063461B">
        <w:tc>
          <w:tcPr>
            <w:tcW w:w="4675" w:type="dxa"/>
          </w:tcPr>
          <w:p w14:paraId="35A7B9E5" w14:textId="5B6C1CE7" w:rsidR="00DE7922" w:rsidRPr="006E4594" w:rsidRDefault="00DE7922" w:rsidP="0063461B">
            <w:pPr>
              <w:rPr>
                <w:rFonts w:asciiTheme="minorHAnsi" w:hAnsiTheme="minorHAnsi" w:cstheme="minorHAnsi"/>
                <w:b/>
                <w:lang w:val="en-CA"/>
              </w:rPr>
            </w:pPr>
          </w:p>
        </w:tc>
        <w:tc>
          <w:tcPr>
            <w:tcW w:w="4675" w:type="dxa"/>
          </w:tcPr>
          <w:p w14:paraId="7E93449A" w14:textId="77CC09BD" w:rsidR="00DE7922" w:rsidRPr="006E4594" w:rsidRDefault="00DE7922" w:rsidP="0063461B">
            <w:pPr>
              <w:rPr>
                <w:rFonts w:asciiTheme="minorHAnsi" w:hAnsiTheme="minorHAnsi" w:cstheme="minorHAnsi"/>
                <w:lang w:val="en-CA"/>
              </w:rPr>
            </w:pPr>
          </w:p>
        </w:tc>
      </w:tr>
    </w:tbl>
    <w:p w14:paraId="0EE07D8D" w14:textId="470C860D" w:rsidR="00020EA0" w:rsidRPr="006E4594" w:rsidRDefault="00020EA0">
      <w:pPr>
        <w:pStyle w:val="En-ttedetabledesmatires"/>
        <w:rPr>
          <w:rFonts w:eastAsiaTheme="minorHAnsi" w:cstheme="majorHAnsi"/>
          <w:color w:val="595959" w:themeColor="text1" w:themeTint="A6"/>
          <w:sz w:val="22"/>
          <w:szCs w:val="22"/>
          <w:lang w:eastAsia="fr-CA"/>
        </w:rPr>
      </w:pPr>
    </w:p>
    <w:p w14:paraId="467F8799" w14:textId="77777777" w:rsidR="00211473" w:rsidRPr="006E4594" w:rsidRDefault="00211473" w:rsidP="00211473">
      <w:pPr>
        <w:rPr>
          <w:lang w:val="en-CA"/>
        </w:rPr>
      </w:pPr>
    </w:p>
    <w:p w14:paraId="79937558" w14:textId="77777777" w:rsidR="00CD1945" w:rsidRPr="006E4594" w:rsidRDefault="00CD1945">
      <w:pPr>
        <w:rPr>
          <w:smallCaps/>
          <w:lang w:val="en-CA"/>
        </w:rPr>
        <w:sectPr w:rsidR="00CD1945" w:rsidRPr="006E4594" w:rsidSect="00211473">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134" w:right="1134" w:bottom="1134" w:left="1134" w:header="2268" w:footer="709" w:gutter="0"/>
          <w:pgNumType w:start="1"/>
          <w:cols w:space="708"/>
          <w:titlePg/>
          <w:docGrid w:linePitch="360"/>
        </w:sectPr>
      </w:pPr>
    </w:p>
    <w:sdt>
      <w:sdtPr>
        <w:rPr>
          <w:rFonts w:eastAsiaTheme="minorHAnsi" w:cstheme="majorHAnsi"/>
          <w:b w:val="0"/>
          <w:smallCaps w:val="0"/>
          <w:color w:val="000000" w:themeColor="text1"/>
          <w:sz w:val="22"/>
          <w:szCs w:val="22"/>
          <w:lang w:val="fr-CA" w:eastAsia="fr-CA"/>
        </w:rPr>
        <w:id w:val="-1472672491"/>
        <w:docPartObj>
          <w:docPartGallery w:val="Table of Contents"/>
          <w:docPartUnique/>
        </w:docPartObj>
      </w:sdtPr>
      <w:sdtEndPr>
        <w:rPr>
          <w:bCs/>
        </w:rPr>
      </w:sdtEndPr>
      <w:sdtContent>
        <w:p w14:paraId="2980B17A" w14:textId="188B44CF" w:rsidR="001E2E86" w:rsidRPr="006E4594" w:rsidRDefault="006E4594">
          <w:pPr>
            <w:pStyle w:val="En-ttedetabledesmatires"/>
          </w:pPr>
          <w:r>
            <w:t>INDEX</w:t>
          </w:r>
        </w:p>
        <w:p w14:paraId="4D31FD12" w14:textId="02A6B61E" w:rsidR="00EF49F5" w:rsidRDefault="001E2E86">
          <w:pPr>
            <w:pStyle w:val="TM1"/>
            <w:tabs>
              <w:tab w:val="right" w:leader="dot" w:pos="9962"/>
            </w:tabs>
            <w:rPr>
              <w:rFonts w:asciiTheme="minorHAnsi" w:eastAsiaTheme="minorEastAsia" w:hAnsiTheme="minorHAnsi" w:cstheme="minorBidi"/>
              <w:smallCaps w:val="0"/>
              <w:noProof/>
              <w:color w:val="auto"/>
              <w:lang w:val="en-CA" w:eastAsia="en-CA"/>
            </w:rPr>
          </w:pPr>
          <w:r w:rsidRPr="006E4594">
            <w:rPr>
              <w:lang w:val="en-CA"/>
            </w:rPr>
            <w:fldChar w:fldCharType="begin"/>
          </w:r>
          <w:r w:rsidRPr="006E4594">
            <w:rPr>
              <w:lang w:val="en-CA"/>
            </w:rPr>
            <w:instrText xml:space="preserve"> TOC \o "1-3" \h \z \u </w:instrText>
          </w:r>
          <w:r w:rsidRPr="006E4594">
            <w:rPr>
              <w:lang w:val="en-CA"/>
            </w:rPr>
            <w:fldChar w:fldCharType="separate"/>
          </w:r>
          <w:hyperlink w:anchor="_Toc83646601" w:history="1">
            <w:r w:rsidR="00EF49F5" w:rsidRPr="00B04D05">
              <w:rPr>
                <w:rStyle w:val="Lienhypertexte"/>
                <w:noProof/>
                <w:lang w:val="en-CA" w:eastAsia="en-US"/>
              </w:rPr>
              <w:t>Definitions</w:t>
            </w:r>
            <w:r w:rsidR="00EF49F5">
              <w:rPr>
                <w:noProof/>
                <w:webHidden/>
              </w:rPr>
              <w:tab/>
            </w:r>
            <w:r w:rsidR="00EF49F5">
              <w:rPr>
                <w:noProof/>
                <w:webHidden/>
              </w:rPr>
              <w:fldChar w:fldCharType="begin"/>
            </w:r>
            <w:r w:rsidR="00EF49F5">
              <w:rPr>
                <w:noProof/>
                <w:webHidden/>
              </w:rPr>
              <w:instrText xml:space="preserve"> PAGEREF _Toc83646601 \h </w:instrText>
            </w:r>
            <w:r w:rsidR="00EF49F5">
              <w:rPr>
                <w:noProof/>
                <w:webHidden/>
              </w:rPr>
            </w:r>
            <w:r w:rsidR="00EF49F5">
              <w:rPr>
                <w:noProof/>
                <w:webHidden/>
              </w:rPr>
              <w:fldChar w:fldCharType="separate"/>
            </w:r>
            <w:r w:rsidR="00EF49F5">
              <w:rPr>
                <w:noProof/>
                <w:webHidden/>
              </w:rPr>
              <w:t>1</w:t>
            </w:r>
            <w:r w:rsidR="00EF49F5">
              <w:rPr>
                <w:noProof/>
                <w:webHidden/>
              </w:rPr>
              <w:fldChar w:fldCharType="end"/>
            </w:r>
          </w:hyperlink>
        </w:p>
        <w:p w14:paraId="11C68125" w14:textId="091AD8F8"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02" w:history="1">
            <w:r w:rsidRPr="00B04D05">
              <w:rPr>
                <w:rStyle w:val="Lienhypertexte"/>
                <w:noProof/>
                <w:lang w:val="en-CA"/>
              </w:rPr>
              <w:t>OJBECTIVES</w:t>
            </w:r>
            <w:r>
              <w:rPr>
                <w:noProof/>
                <w:webHidden/>
              </w:rPr>
              <w:tab/>
            </w:r>
            <w:r>
              <w:rPr>
                <w:noProof/>
                <w:webHidden/>
              </w:rPr>
              <w:fldChar w:fldCharType="begin"/>
            </w:r>
            <w:r>
              <w:rPr>
                <w:noProof/>
                <w:webHidden/>
              </w:rPr>
              <w:instrText xml:space="preserve"> PAGEREF _Toc83646602 \h </w:instrText>
            </w:r>
            <w:r>
              <w:rPr>
                <w:noProof/>
                <w:webHidden/>
              </w:rPr>
            </w:r>
            <w:r>
              <w:rPr>
                <w:noProof/>
                <w:webHidden/>
              </w:rPr>
              <w:fldChar w:fldCharType="separate"/>
            </w:r>
            <w:r>
              <w:rPr>
                <w:noProof/>
                <w:webHidden/>
              </w:rPr>
              <w:t>1</w:t>
            </w:r>
            <w:r>
              <w:rPr>
                <w:noProof/>
                <w:webHidden/>
              </w:rPr>
              <w:fldChar w:fldCharType="end"/>
            </w:r>
          </w:hyperlink>
        </w:p>
        <w:p w14:paraId="0755279C" w14:textId="59C8024F"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03" w:history="1">
            <w:r w:rsidRPr="00B04D05">
              <w:rPr>
                <w:rStyle w:val="Lienhypertexte"/>
                <w:noProof/>
                <w:lang w:val="en-CA"/>
              </w:rPr>
              <w:t>Existing literature and revisions of naming conventions in existing datasets</w:t>
            </w:r>
            <w:r>
              <w:rPr>
                <w:noProof/>
                <w:webHidden/>
              </w:rPr>
              <w:tab/>
            </w:r>
            <w:r>
              <w:rPr>
                <w:noProof/>
                <w:webHidden/>
              </w:rPr>
              <w:fldChar w:fldCharType="begin"/>
            </w:r>
            <w:r>
              <w:rPr>
                <w:noProof/>
                <w:webHidden/>
              </w:rPr>
              <w:instrText xml:space="preserve"> PAGEREF _Toc83646603 \h </w:instrText>
            </w:r>
            <w:r>
              <w:rPr>
                <w:noProof/>
                <w:webHidden/>
              </w:rPr>
            </w:r>
            <w:r>
              <w:rPr>
                <w:noProof/>
                <w:webHidden/>
              </w:rPr>
              <w:fldChar w:fldCharType="separate"/>
            </w:r>
            <w:r>
              <w:rPr>
                <w:noProof/>
                <w:webHidden/>
              </w:rPr>
              <w:t>1</w:t>
            </w:r>
            <w:r>
              <w:rPr>
                <w:noProof/>
                <w:webHidden/>
              </w:rPr>
              <w:fldChar w:fldCharType="end"/>
            </w:r>
          </w:hyperlink>
        </w:p>
        <w:p w14:paraId="68DD43DE" w14:textId="3E2281D8"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04" w:history="1">
            <w:r w:rsidRPr="00B04D05">
              <w:rPr>
                <w:rStyle w:val="Lienhypertexte"/>
                <w:noProof/>
                <w:lang w:val="en-CA" w:eastAsia="en-US"/>
              </w:rPr>
              <w:t>Methodology</w:t>
            </w:r>
            <w:r>
              <w:rPr>
                <w:noProof/>
                <w:webHidden/>
              </w:rPr>
              <w:tab/>
            </w:r>
            <w:r>
              <w:rPr>
                <w:noProof/>
                <w:webHidden/>
              </w:rPr>
              <w:fldChar w:fldCharType="begin"/>
            </w:r>
            <w:r>
              <w:rPr>
                <w:noProof/>
                <w:webHidden/>
              </w:rPr>
              <w:instrText xml:space="preserve"> PAGEREF _Toc83646604 \h </w:instrText>
            </w:r>
            <w:r>
              <w:rPr>
                <w:noProof/>
                <w:webHidden/>
              </w:rPr>
            </w:r>
            <w:r>
              <w:rPr>
                <w:noProof/>
                <w:webHidden/>
              </w:rPr>
              <w:fldChar w:fldCharType="separate"/>
            </w:r>
            <w:r>
              <w:rPr>
                <w:noProof/>
                <w:webHidden/>
              </w:rPr>
              <w:t>2</w:t>
            </w:r>
            <w:r>
              <w:rPr>
                <w:noProof/>
                <w:webHidden/>
              </w:rPr>
              <w:fldChar w:fldCharType="end"/>
            </w:r>
          </w:hyperlink>
        </w:p>
        <w:p w14:paraId="0B817E55" w14:textId="71AB6406"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05" w:history="1">
            <w:r w:rsidRPr="00B04D05">
              <w:rPr>
                <w:rStyle w:val="Lienhypertexte"/>
                <w:noProof/>
                <w:lang w:val="en-CA" w:eastAsia="en-US"/>
              </w:rPr>
              <w:t>Sequential naming of segmentation options</w:t>
            </w:r>
            <w:r>
              <w:rPr>
                <w:noProof/>
                <w:webHidden/>
              </w:rPr>
              <w:tab/>
            </w:r>
            <w:r>
              <w:rPr>
                <w:noProof/>
                <w:webHidden/>
              </w:rPr>
              <w:fldChar w:fldCharType="begin"/>
            </w:r>
            <w:r>
              <w:rPr>
                <w:noProof/>
                <w:webHidden/>
              </w:rPr>
              <w:instrText xml:space="preserve"> PAGEREF _Toc83646605 \h </w:instrText>
            </w:r>
            <w:r>
              <w:rPr>
                <w:noProof/>
                <w:webHidden/>
              </w:rPr>
            </w:r>
            <w:r>
              <w:rPr>
                <w:noProof/>
                <w:webHidden/>
              </w:rPr>
              <w:fldChar w:fldCharType="separate"/>
            </w:r>
            <w:r>
              <w:rPr>
                <w:noProof/>
                <w:webHidden/>
              </w:rPr>
              <w:t>2</w:t>
            </w:r>
            <w:r>
              <w:rPr>
                <w:noProof/>
                <w:webHidden/>
              </w:rPr>
              <w:fldChar w:fldCharType="end"/>
            </w:r>
          </w:hyperlink>
        </w:p>
        <w:p w14:paraId="01D83ED3" w14:textId="47DB17A2"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06" w:history="1">
            <w:r w:rsidRPr="00B04D05">
              <w:rPr>
                <w:rStyle w:val="Lienhypertexte"/>
                <w:noProof/>
                <w:lang w:eastAsia="en-US"/>
              </w:rPr>
              <w:t>By Ordering Field:</w:t>
            </w:r>
            <w:r>
              <w:rPr>
                <w:noProof/>
                <w:webHidden/>
              </w:rPr>
              <w:tab/>
            </w:r>
            <w:r>
              <w:rPr>
                <w:noProof/>
                <w:webHidden/>
              </w:rPr>
              <w:fldChar w:fldCharType="begin"/>
            </w:r>
            <w:r>
              <w:rPr>
                <w:noProof/>
                <w:webHidden/>
              </w:rPr>
              <w:instrText xml:space="preserve"> PAGEREF _Toc83646606 \h </w:instrText>
            </w:r>
            <w:r>
              <w:rPr>
                <w:noProof/>
                <w:webHidden/>
              </w:rPr>
            </w:r>
            <w:r>
              <w:rPr>
                <w:noProof/>
                <w:webHidden/>
              </w:rPr>
              <w:fldChar w:fldCharType="separate"/>
            </w:r>
            <w:r>
              <w:rPr>
                <w:noProof/>
                <w:webHidden/>
              </w:rPr>
              <w:t>2</w:t>
            </w:r>
            <w:r>
              <w:rPr>
                <w:noProof/>
                <w:webHidden/>
              </w:rPr>
              <w:fldChar w:fldCharType="end"/>
            </w:r>
          </w:hyperlink>
        </w:p>
        <w:p w14:paraId="5FEEE41D" w14:textId="5AD5FB57"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07" w:history="1">
            <w:r w:rsidRPr="00B04D05">
              <w:rPr>
                <w:rStyle w:val="Lienhypertexte"/>
                <w:noProof/>
                <w:lang w:eastAsia="en-US"/>
              </w:rPr>
              <w:t>By Proximity (nearest neighbour):</w:t>
            </w:r>
            <w:r>
              <w:rPr>
                <w:noProof/>
                <w:webHidden/>
              </w:rPr>
              <w:tab/>
            </w:r>
            <w:r>
              <w:rPr>
                <w:noProof/>
                <w:webHidden/>
              </w:rPr>
              <w:fldChar w:fldCharType="begin"/>
            </w:r>
            <w:r>
              <w:rPr>
                <w:noProof/>
                <w:webHidden/>
              </w:rPr>
              <w:instrText xml:space="preserve"> PAGEREF _Toc83646607 \h </w:instrText>
            </w:r>
            <w:r>
              <w:rPr>
                <w:noProof/>
                <w:webHidden/>
              </w:rPr>
            </w:r>
            <w:r>
              <w:rPr>
                <w:noProof/>
                <w:webHidden/>
              </w:rPr>
              <w:fldChar w:fldCharType="separate"/>
            </w:r>
            <w:r>
              <w:rPr>
                <w:noProof/>
                <w:webHidden/>
              </w:rPr>
              <w:t>2</w:t>
            </w:r>
            <w:r>
              <w:rPr>
                <w:noProof/>
                <w:webHidden/>
              </w:rPr>
              <w:fldChar w:fldCharType="end"/>
            </w:r>
          </w:hyperlink>
        </w:p>
        <w:p w14:paraId="6AB226F8" w14:textId="4F38BEA0"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08" w:history="1">
            <w:r w:rsidRPr="00B04D05">
              <w:rPr>
                <w:rStyle w:val="Lienhypertexte"/>
                <w:noProof/>
              </w:rPr>
              <w:t>By Landmass:</w:t>
            </w:r>
            <w:r>
              <w:rPr>
                <w:noProof/>
                <w:webHidden/>
              </w:rPr>
              <w:tab/>
            </w:r>
            <w:r>
              <w:rPr>
                <w:noProof/>
                <w:webHidden/>
              </w:rPr>
              <w:fldChar w:fldCharType="begin"/>
            </w:r>
            <w:r>
              <w:rPr>
                <w:noProof/>
                <w:webHidden/>
              </w:rPr>
              <w:instrText xml:space="preserve"> PAGEREF _Toc83646608 \h </w:instrText>
            </w:r>
            <w:r>
              <w:rPr>
                <w:noProof/>
                <w:webHidden/>
              </w:rPr>
            </w:r>
            <w:r>
              <w:rPr>
                <w:noProof/>
                <w:webHidden/>
              </w:rPr>
              <w:fldChar w:fldCharType="separate"/>
            </w:r>
            <w:r>
              <w:rPr>
                <w:noProof/>
                <w:webHidden/>
              </w:rPr>
              <w:t>3</w:t>
            </w:r>
            <w:r>
              <w:rPr>
                <w:noProof/>
                <w:webHidden/>
              </w:rPr>
              <w:fldChar w:fldCharType="end"/>
            </w:r>
          </w:hyperlink>
        </w:p>
        <w:p w14:paraId="4F8DE14B" w14:textId="7B628EA6"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09" w:history="1">
            <w:r w:rsidRPr="00B04D05">
              <w:rPr>
                <w:rStyle w:val="Lienhypertexte"/>
                <w:noProof/>
                <w:lang w:eastAsia="en-US"/>
              </w:rPr>
              <w:t>By Network/Topology:</w:t>
            </w:r>
            <w:r>
              <w:rPr>
                <w:noProof/>
                <w:webHidden/>
              </w:rPr>
              <w:tab/>
            </w:r>
            <w:r>
              <w:rPr>
                <w:noProof/>
                <w:webHidden/>
              </w:rPr>
              <w:fldChar w:fldCharType="begin"/>
            </w:r>
            <w:r>
              <w:rPr>
                <w:noProof/>
                <w:webHidden/>
              </w:rPr>
              <w:instrText xml:space="preserve"> PAGEREF _Toc83646609 \h </w:instrText>
            </w:r>
            <w:r>
              <w:rPr>
                <w:noProof/>
                <w:webHidden/>
              </w:rPr>
            </w:r>
            <w:r>
              <w:rPr>
                <w:noProof/>
                <w:webHidden/>
              </w:rPr>
              <w:fldChar w:fldCharType="separate"/>
            </w:r>
            <w:r>
              <w:rPr>
                <w:noProof/>
                <w:webHidden/>
              </w:rPr>
              <w:t>3</w:t>
            </w:r>
            <w:r>
              <w:rPr>
                <w:noProof/>
                <w:webHidden/>
              </w:rPr>
              <w:fldChar w:fldCharType="end"/>
            </w:r>
          </w:hyperlink>
        </w:p>
        <w:p w14:paraId="1108D4FD" w14:textId="2D199D66"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0" w:history="1">
            <w:r w:rsidRPr="00B04D05">
              <w:rPr>
                <w:rStyle w:val="Lienhypertexte"/>
                <w:noProof/>
                <w:lang w:val="en-CA" w:eastAsia="en-US"/>
              </w:rPr>
              <w:t>Challenges and Issues</w:t>
            </w:r>
            <w:r>
              <w:rPr>
                <w:noProof/>
                <w:webHidden/>
              </w:rPr>
              <w:tab/>
            </w:r>
            <w:r>
              <w:rPr>
                <w:noProof/>
                <w:webHidden/>
              </w:rPr>
              <w:fldChar w:fldCharType="begin"/>
            </w:r>
            <w:r>
              <w:rPr>
                <w:noProof/>
                <w:webHidden/>
              </w:rPr>
              <w:instrText xml:space="preserve"> PAGEREF _Toc83646610 \h </w:instrText>
            </w:r>
            <w:r>
              <w:rPr>
                <w:noProof/>
                <w:webHidden/>
              </w:rPr>
            </w:r>
            <w:r>
              <w:rPr>
                <w:noProof/>
                <w:webHidden/>
              </w:rPr>
              <w:fldChar w:fldCharType="separate"/>
            </w:r>
            <w:r>
              <w:rPr>
                <w:noProof/>
                <w:webHidden/>
              </w:rPr>
              <w:t>3</w:t>
            </w:r>
            <w:r>
              <w:rPr>
                <w:noProof/>
                <w:webHidden/>
              </w:rPr>
              <w:fldChar w:fldCharType="end"/>
            </w:r>
          </w:hyperlink>
        </w:p>
        <w:p w14:paraId="1ADFA01D" w14:textId="4279877B"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1" w:history="1">
            <w:r w:rsidRPr="00B04D05">
              <w:rPr>
                <w:rStyle w:val="Lienhypertexte"/>
                <w:noProof/>
                <w:lang w:val="en-CA" w:eastAsia="en-US"/>
              </w:rPr>
              <w:t>Script “Name Segments”</w:t>
            </w:r>
            <w:r>
              <w:rPr>
                <w:noProof/>
                <w:webHidden/>
              </w:rPr>
              <w:tab/>
            </w:r>
            <w:r>
              <w:rPr>
                <w:noProof/>
                <w:webHidden/>
              </w:rPr>
              <w:fldChar w:fldCharType="begin"/>
            </w:r>
            <w:r>
              <w:rPr>
                <w:noProof/>
                <w:webHidden/>
              </w:rPr>
              <w:instrText xml:space="preserve"> PAGEREF _Toc83646611 \h </w:instrText>
            </w:r>
            <w:r>
              <w:rPr>
                <w:noProof/>
                <w:webHidden/>
              </w:rPr>
            </w:r>
            <w:r>
              <w:rPr>
                <w:noProof/>
                <w:webHidden/>
              </w:rPr>
              <w:fldChar w:fldCharType="separate"/>
            </w:r>
            <w:r>
              <w:rPr>
                <w:noProof/>
                <w:webHidden/>
              </w:rPr>
              <w:t>4</w:t>
            </w:r>
            <w:r>
              <w:rPr>
                <w:noProof/>
                <w:webHidden/>
              </w:rPr>
              <w:fldChar w:fldCharType="end"/>
            </w:r>
          </w:hyperlink>
        </w:p>
        <w:p w14:paraId="100E46D7" w14:textId="3AAFEAF8"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2" w:history="1">
            <w:r w:rsidRPr="00B04D05">
              <w:rPr>
                <w:rStyle w:val="Lienhypertexte"/>
                <w:noProof/>
                <w:lang w:val="en-CA"/>
              </w:rPr>
              <w:t>Method “</w:t>
            </w:r>
            <w:r w:rsidRPr="00B04D05">
              <w:rPr>
                <w:rStyle w:val="Lienhypertexte"/>
                <w:noProof/>
                <w:lang w:val="en-CA" w:eastAsia="en-US"/>
              </w:rPr>
              <w:t>By Ordering Field”</w:t>
            </w:r>
            <w:r>
              <w:rPr>
                <w:noProof/>
                <w:webHidden/>
              </w:rPr>
              <w:tab/>
            </w:r>
            <w:r>
              <w:rPr>
                <w:noProof/>
                <w:webHidden/>
              </w:rPr>
              <w:fldChar w:fldCharType="begin"/>
            </w:r>
            <w:r>
              <w:rPr>
                <w:noProof/>
                <w:webHidden/>
              </w:rPr>
              <w:instrText xml:space="preserve"> PAGEREF _Toc83646612 \h </w:instrText>
            </w:r>
            <w:r>
              <w:rPr>
                <w:noProof/>
                <w:webHidden/>
              </w:rPr>
            </w:r>
            <w:r>
              <w:rPr>
                <w:noProof/>
                <w:webHidden/>
              </w:rPr>
              <w:fldChar w:fldCharType="separate"/>
            </w:r>
            <w:r>
              <w:rPr>
                <w:noProof/>
                <w:webHidden/>
              </w:rPr>
              <w:t>5</w:t>
            </w:r>
            <w:r>
              <w:rPr>
                <w:noProof/>
                <w:webHidden/>
              </w:rPr>
              <w:fldChar w:fldCharType="end"/>
            </w:r>
          </w:hyperlink>
        </w:p>
        <w:p w14:paraId="0EC05277" w14:textId="6082CD7C"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3" w:history="1">
            <w:r w:rsidRPr="00B04D05">
              <w:rPr>
                <w:rStyle w:val="Lienhypertexte"/>
                <w:noProof/>
                <w:lang w:val="en-CA" w:eastAsia="en-US"/>
              </w:rPr>
              <w:t>Method “By Proximity”</w:t>
            </w:r>
            <w:r>
              <w:rPr>
                <w:noProof/>
                <w:webHidden/>
              </w:rPr>
              <w:tab/>
            </w:r>
            <w:r>
              <w:rPr>
                <w:noProof/>
                <w:webHidden/>
              </w:rPr>
              <w:fldChar w:fldCharType="begin"/>
            </w:r>
            <w:r>
              <w:rPr>
                <w:noProof/>
                <w:webHidden/>
              </w:rPr>
              <w:instrText xml:space="preserve"> PAGEREF _Toc83646613 \h </w:instrText>
            </w:r>
            <w:r>
              <w:rPr>
                <w:noProof/>
                <w:webHidden/>
              </w:rPr>
            </w:r>
            <w:r>
              <w:rPr>
                <w:noProof/>
                <w:webHidden/>
              </w:rPr>
              <w:fldChar w:fldCharType="separate"/>
            </w:r>
            <w:r>
              <w:rPr>
                <w:noProof/>
                <w:webHidden/>
              </w:rPr>
              <w:t>5</w:t>
            </w:r>
            <w:r>
              <w:rPr>
                <w:noProof/>
                <w:webHidden/>
              </w:rPr>
              <w:fldChar w:fldCharType="end"/>
            </w:r>
          </w:hyperlink>
        </w:p>
        <w:p w14:paraId="03286717" w14:textId="165CC7C2"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14" w:history="1">
            <w:r w:rsidRPr="00B04D05">
              <w:rPr>
                <w:rStyle w:val="Lienhypertexte"/>
                <w:noProof/>
                <w:lang w:eastAsia="en-US"/>
              </w:rPr>
              <w:t>Set sector_first_segment</w:t>
            </w:r>
            <w:r>
              <w:rPr>
                <w:noProof/>
                <w:webHidden/>
              </w:rPr>
              <w:tab/>
            </w:r>
            <w:r>
              <w:rPr>
                <w:noProof/>
                <w:webHidden/>
              </w:rPr>
              <w:fldChar w:fldCharType="begin"/>
            </w:r>
            <w:r>
              <w:rPr>
                <w:noProof/>
                <w:webHidden/>
              </w:rPr>
              <w:instrText xml:space="preserve"> PAGEREF _Toc83646614 \h </w:instrText>
            </w:r>
            <w:r>
              <w:rPr>
                <w:noProof/>
                <w:webHidden/>
              </w:rPr>
            </w:r>
            <w:r>
              <w:rPr>
                <w:noProof/>
                <w:webHidden/>
              </w:rPr>
              <w:fldChar w:fldCharType="separate"/>
            </w:r>
            <w:r>
              <w:rPr>
                <w:noProof/>
                <w:webHidden/>
              </w:rPr>
              <w:t>6</w:t>
            </w:r>
            <w:r>
              <w:rPr>
                <w:noProof/>
                <w:webHidden/>
              </w:rPr>
              <w:fldChar w:fldCharType="end"/>
            </w:r>
          </w:hyperlink>
        </w:p>
        <w:p w14:paraId="40079840" w14:textId="7AA94D42"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5" w:history="1">
            <w:r w:rsidRPr="00B04D05">
              <w:rPr>
                <w:rStyle w:val="Lienhypertexte"/>
                <w:noProof/>
                <w:lang w:val="en-CA" w:eastAsia="en-US"/>
              </w:rPr>
              <w:t>Results and Discussion</w:t>
            </w:r>
            <w:r>
              <w:rPr>
                <w:noProof/>
                <w:webHidden/>
              </w:rPr>
              <w:tab/>
            </w:r>
            <w:r>
              <w:rPr>
                <w:noProof/>
                <w:webHidden/>
              </w:rPr>
              <w:fldChar w:fldCharType="begin"/>
            </w:r>
            <w:r>
              <w:rPr>
                <w:noProof/>
                <w:webHidden/>
              </w:rPr>
              <w:instrText xml:space="preserve"> PAGEREF _Toc83646615 \h </w:instrText>
            </w:r>
            <w:r>
              <w:rPr>
                <w:noProof/>
                <w:webHidden/>
              </w:rPr>
            </w:r>
            <w:r>
              <w:rPr>
                <w:noProof/>
                <w:webHidden/>
              </w:rPr>
              <w:fldChar w:fldCharType="separate"/>
            </w:r>
            <w:r>
              <w:rPr>
                <w:noProof/>
                <w:webHidden/>
              </w:rPr>
              <w:t>7</w:t>
            </w:r>
            <w:r>
              <w:rPr>
                <w:noProof/>
                <w:webHidden/>
              </w:rPr>
              <w:fldChar w:fldCharType="end"/>
            </w:r>
          </w:hyperlink>
        </w:p>
        <w:p w14:paraId="7E68A03F" w14:textId="4B2AAAAA"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6" w:history="1">
            <w:r w:rsidRPr="00B04D05">
              <w:rPr>
                <w:rStyle w:val="Lienhypertexte"/>
                <w:noProof/>
                <w:lang w:val="en-CA" w:eastAsia="en-US"/>
              </w:rPr>
              <w:t>Method 1: By Ordering Field.</w:t>
            </w:r>
            <w:r>
              <w:rPr>
                <w:noProof/>
                <w:webHidden/>
              </w:rPr>
              <w:tab/>
            </w:r>
            <w:r>
              <w:rPr>
                <w:noProof/>
                <w:webHidden/>
              </w:rPr>
              <w:fldChar w:fldCharType="begin"/>
            </w:r>
            <w:r>
              <w:rPr>
                <w:noProof/>
                <w:webHidden/>
              </w:rPr>
              <w:instrText xml:space="preserve"> PAGEREF _Toc83646616 \h </w:instrText>
            </w:r>
            <w:r>
              <w:rPr>
                <w:noProof/>
                <w:webHidden/>
              </w:rPr>
            </w:r>
            <w:r>
              <w:rPr>
                <w:noProof/>
                <w:webHidden/>
              </w:rPr>
              <w:fldChar w:fldCharType="separate"/>
            </w:r>
            <w:r>
              <w:rPr>
                <w:noProof/>
                <w:webHidden/>
              </w:rPr>
              <w:t>7</w:t>
            </w:r>
            <w:r>
              <w:rPr>
                <w:noProof/>
                <w:webHidden/>
              </w:rPr>
              <w:fldChar w:fldCharType="end"/>
            </w:r>
          </w:hyperlink>
        </w:p>
        <w:p w14:paraId="0ED88F4B" w14:textId="07F1CBB2"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7" w:history="1">
            <w:r w:rsidRPr="00B04D05">
              <w:rPr>
                <w:rStyle w:val="Lienhypertexte"/>
                <w:noProof/>
                <w:lang w:val="en-CA" w:eastAsia="en-US"/>
              </w:rPr>
              <w:t>Method 2: By Proximity</w:t>
            </w:r>
            <w:r>
              <w:rPr>
                <w:noProof/>
                <w:webHidden/>
              </w:rPr>
              <w:tab/>
            </w:r>
            <w:r>
              <w:rPr>
                <w:noProof/>
                <w:webHidden/>
              </w:rPr>
              <w:fldChar w:fldCharType="begin"/>
            </w:r>
            <w:r>
              <w:rPr>
                <w:noProof/>
                <w:webHidden/>
              </w:rPr>
              <w:instrText xml:space="preserve"> PAGEREF _Toc83646617 \h </w:instrText>
            </w:r>
            <w:r>
              <w:rPr>
                <w:noProof/>
                <w:webHidden/>
              </w:rPr>
            </w:r>
            <w:r>
              <w:rPr>
                <w:noProof/>
                <w:webHidden/>
              </w:rPr>
              <w:fldChar w:fldCharType="separate"/>
            </w:r>
            <w:r>
              <w:rPr>
                <w:noProof/>
                <w:webHidden/>
              </w:rPr>
              <w:t>8</w:t>
            </w:r>
            <w:r>
              <w:rPr>
                <w:noProof/>
                <w:webHidden/>
              </w:rPr>
              <w:fldChar w:fldCharType="end"/>
            </w:r>
          </w:hyperlink>
        </w:p>
        <w:p w14:paraId="24FDF435" w14:textId="574614EA"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18" w:history="1">
            <w:r w:rsidRPr="00B04D05">
              <w:rPr>
                <w:rStyle w:val="Lienhypertexte"/>
                <w:noProof/>
                <w:lang w:val="en-CA"/>
              </w:rPr>
              <w:t>Recommendations and remaining work</w:t>
            </w:r>
            <w:r>
              <w:rPr>
                <w:noProof/>
                <w:webHidden/>
              </w:rPr>
              <w:tab/>
            </w:r>
            <w:r>
              <w:rPr>
                <w:noProof/>
                <w:webHidden/>
              </w:rPr>
              <w:fldChar w:fldCharType="begin"/>
            </w:r>
            <w:r>
              <w:rPr>
                <w:noProof/>
                <w:webHidden/>
              </w:rPr>
              <w:instrText xml:space="preserve"> PAGEREF _Toc83646618 \h </w:instrText>
            </w:r>
            <w:r>
              <w:rPr>
                <w:noProof/>
                <w:webHidden/>
              </w:rPr>
            </w:r>
            <w:r>
              <w:rPr>
                <w:noProof/>
                <w:webHidden/>
              </w:rPr>
              <w:fldChar w:fldCharType="separate"/>
            </w:r>
            <w:r>
              <w:rPr>
                <w:noProof/>
                <w:webHidden/>
              </w:rPr>
              <w:t>8</w:t>
            </w:r>
            <w:r>
              <w:rPr>
                <w:noProof/>
                <w:webHidden/>
              </w:rPr>
              <w:fldChar w:fldCharType="end"/>
            </w:r>
          </w:hyperlink>
        </w:p>
        <w:p w14:paraId="3D8E656D" w14:textId="4659F209"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19" w:history="1">
            <w:r w:rsidRPr="00B04D05">
              <w:rPr>
                <w:rStyle w:val="Lienhypertexte"/>
                <w:noProof/>
                <w:lang w:val="en-CA" w:eastAsia="en-US"/>
              </w:rPr>
              <w:t>Remaining work</w:t>
            </w:r>
            <w:r>
              <w:rPr>
                <w:noProof/>
                <w:webHidden/>
              </w:rPr>
              <w:tab/>
            </w:r>
            <w:r>
              <w:rPr>
                <w:noProof/>
                <w:webHidden/>
              </w:rPr>
              <w:fldChar w:fldCharType="begin"/>
            </w:r>
            <w:r>
              <w:rPr>
                <w:noProof/>
                <w:webHidden/>
              </w:rPr>
              <w:instrText xml:space="preserve"> PAGEREF _Toc83646619 \h </w:instrText>
            </w:r>
            <w:r>
              <w:rPr>
                <w:noProof/>
                <w:webHidden/>
              </w:rPr>
            </w:r>
            <w:r>
              <w:rPr>
                <w:noProof/>
                <w:webHidden/>
              </w:rPr>
              <w:fldChar w:fldCharType="separate"/>
            </w:r>
            <w:r>
              <w:rPr>
                <w:noProof/>
                <w:webHidden/>
              </w:rPr>
              <w:t>8</w:t>
            </w:r>
            <w:r>
              <w:rPr>
                <w:noProof/>
                <w:webHidden/>
              </w:rPr>
              <w:fldChar w:fldCharType="end"/>
            </w:r>
          </w:hyperlink>
        </w:p>
        <w:p w14:paraId="1AD5EE14" w14:textId="74A5C538" w:rsidR="00EF49F5" w:rsidRDefault="00EF49F5">
          <w:pPr>
            <w:pStyle w:val="TM2"/>
            <w:tabs>
              <w:tab w:val="right" w:leader="dot" w:pos="9962"/>
            </w:tabs>
            <w:rPr>
              <w:rFonts w:asciiTheme="minorHAnsi" w:eastAsiaTheme="minorEastAsia" w:hAnsiTheme="minorHAnsi" w:cstheme="minorBidi"/>
              <w:noProof/>
              <w:color w:val="auto"/>
              <w:lang w:val="en-CA" w:eastAsia="en-CA"/>
            </w:rPr>
          </w:pPr>
          <w:hyperlink w:anchor="_Toc83646620" w:history="1">
            <w:r w:rsidRPr="00B04D05">
              <w:rPr>
                <w:rStyle w:val="Lienhypertexte"/>
                <w:noProof/>
                <w:lang w:val="en-CA" w:eastAsia="en-US"/>
              </w:rPr>
              <w:t>Recommendations</w:t>
            </w:r>
            <w:r>
              <w:rPr>
                <w:noProof/>
                <w:webHidden/>
              </w:rPr>
              <w:tab/>
            </w:r>
            <w:r>
              <w:rPr>
                <w:noProof/>
                <w:webHidden/>
              </w:rPr>
              <w:fldChar w:fldCharType="begin"/>
            </w:r>
            <w:r>
              <w:rPr>
                <w:noProof/>
                <w:webHidden/>
              </w:rPr>
              <w:instrText xml:space="preserve"> PAGEREF _Toc83646620 \h </w:instrText>
            </w:r>
            <w:r>
              <w:rPr>
                <w:noProof/>
                <w:webHidden/>
              </w:rPr>
            </w:r>
            <w:r>
              <w:rPr>
                <w:noProof/>
                <w:webHidden/>
              </w:rPr>
              <w:fldChar w:fldCharType="separate"/>
            </w:r>
            <w:r>
              <w:rPr>
                <w:noProof/>
                <w:webHidden/>
              </w:rPr>
              <w:t>9</w:t>
            </w:r>
            <w:r>
              <w:rPr>
                <w:noProof/>
                <w:webHidden/>
              </w:rPr>
              <w:fldChar w:fldCharType="end"/>
            </w:r>
          </w:hyperlink>
        </w:p>
        <w:p w14:paraId="1C1B22D3" w14:textId="0E239315"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21" w:history="1">
            <w:r w:rsidRPr="00B04D05">
              <w:rPr>
                <w:rStyle w:val="Lienhypertexte"/>
                <w:noProof/>
                <w:lang w:val="en-CA"/>
              </w:rPr>
              <w:t>Annexes</w:t>
            </w:r>
            <w:r>
              <w:rPr>
                <w:noProof/>
                <w:webHidden/>
              </w:rPr>
              <w:tab/>
            </w:r>
            <w:r>
              <w:rPr>
                <w:noProof/>
                <w:webHidden/>
              </w:rPr>
              <w:fldChar w:fldCharType="begin"/>
            </w:r>
            <w:r>
              <w:rPr>
                <w:noProof/>
                <w:webHidden/>
              </w:rPr>
              <w:instrText xml:space="preserve"> PAGEREF _Toc83646621 \h </w:instrText>
            </w:r>
            <w:r>
              <w:rPr>
                <w:noProof/>
                <w:webHidden/>
              </w:rPr>
            </w:r>
            <w:r>
              <w:rPr>
                <w:noProof/>
                <w:webHidden/>
              </w:rPr>
              <w:fldChar w:fldCharType="separate"/>
            </w:r>
            <w:r>
              <w:rPr>
                <w:noProof/>
                <w:webHidden/>
              </w:rPr>
              <w:t>9</w:t>
            </w:r>
            <w:r>
              <w:rPr>
                <w:noProof/>
                <w:webHidden/>
              </w:rPr>
              <w:fldChar w:fldCharType="end"/>
            </w:r>
          </w:hyperlink>
        </w:p>
        <w:p w14:paraId="5813BCE9" w14:textId="66BF0BAA" w:rsidR="00EF49F5" w:rsidRDefault="00EF49F5">
          <w:pPr>
            <w:pStyle w:val="TM1"/>
            <w:tabs>
              <w:tab w:val="right" w:leader="dot" w:pos="9962"/>
            </w:tabs>
            <w:rPr>
              <w:rFonts w:asciiTheme="minorHAnsi" w:eastAsiaTheme="minorEastAsia" w:hAnsiTheme="minorHAnsi" w:cstheme="minorBidi"/>
              <w:smallCaps w:val="0"/>
              <w:noProof/>
              <w:color w:val="auto"/>
              <w:lang w:val="en-CA" w:eastAsia="en-CA"/>
            </w:rPr>
          </w:pPr>
          <w:hyperlink w:anchor="_Toc83646622" w:history="1">
            <w:r w:rsidRPr="00B04D05">
              <w:rPr>
                <w:rStyle w:val="Lienhypertexte"/>
                <w:noProof/>
                <w:lang w:val="en-CA"/>
              </w:rPr>
              <w:t>Previous work</w:t>
            </w:r>
            <w:r>
              <w:rPr>
                <w:noProof/>
                <w:webHidden/>
              </w:rPr>
              <w:tab/>
            </w:r>
            <w:r>
              <w:rPr>
                <w:noProof/>
                <w:webHidden/>
              </w:rPr>
              <w:fldChar w:fldCharType="begin"/>
            </w:r>
            <w:r>
              <w:rPr>
                <w:noProof/>
                <w:webHidden/>
              </w:rPr>
              <w:instrText xml:space="preserve"> PAGEREF _Toc83646622 \h </w:instrText>
            </w:r>
            <w:r>
              <w:rPr>
                <w:noProof/>
                <w:webHidden/>
              </w:rPr>
            </w:r>
            <w:r>
              <w:rPr>
                <w:noProof/>
                <w:webHidden/>
              </w:rPr>
              <w:fldChar w:fldCharType="separate"/>
            </w:r>
            <w:r>
              <w:rPr>
                <w:noProof/>
                <w:webHidden/>
              </w:rPr>
              <w:t>13</w:t>
            </w:r>
            <w:r>
              <w:rPr>
                <w:noProof/>
                <w:webHidden/>
              </w:rPr>
              <w:fldChar w:fldCharType="end"/>
            </w:r>
          </w:hyperlink>
        </w:p>
        <w:p w14:paraId="084322B2" w14:textId="09DED336" w:rsidR="00EF49F5" w:rsidRDefault="00EF49F5">
          <w:pPr>
            <w:pStyle w:val="TM3"/>
            <w:tabs>
              <w:tab w:val="right" w:leader="dot" w:pos="9962"/>
            </w:tabs>
            <w:rPr>
              <w:rFonts w:asciiTheme="minorHAnsi" w:eastAsiaTheme="minorEastAsia" w:hAnsiTheme="minorHAnsi" w:cstheme="minorBidi"/>
              <w:noProof/>
              <w:color w:val="auto"/>
              <w:lang w:val="en-CA" w:eastAsia="en-CA"/>
            </w:rPr>
          </w:pPr>
          <w:hyperlink w:anchor="_Toc83646623" w:history="1">
            <w:r w:rsidRPr="00B04D05">
              <w:rPr>
                <w:rStyle w:val="Lienhypertexte"/>
                <w:noProof/>
              </w:rPr>
              <w:t>Code alphanumérique</w:t>
            </w:r>
            <w:r>
              <w:rPr>
                <w:noProof/>
                <w:webHidden/>
              </w:rPr>
              <w:tab/>
            </w:r>
            <w:r>
              <w:rPr>
                <w:noProof/>
                <w:webHidden/>
              </w:rPr>
              <w:fldChar w:fldCharType="begin"/>
            </w:r>
            <w:r>
              <w:rPr>
                <w:noProof/>
                <w:webHidden/>
              </w:rPr>
              <w:instrText xml:space="preserve"> PAGEREF _Toc83646623 \h </w:instrText>
            </w:r>
            <w:r>
              <w:rPr>
                <w:noProof/>
                <w:webHidden/>
              </w:rPr>
            </w:r>
            <w:r>
              <w:rPr>
                <w:noProof/>
                <w:webHidden/>
              </w:rPr>
              <w:fldChar w:fldCharType="separate"/>
            </w:r>
            <w:r>
              <w:rPr>
                <w:noProof/>
                <w:webHidden/>
              </w:rPr>
              <w:t>13</w:t>
            </w:r>
            <w:r>
              <w:rPr>
                <w:noProof/>
                <w:webHidden/>
              </w:rPr>
              <w:fldChar w:fldCharType="end"/>
            </w:r>
          </w:hyperlink>
        </w:p>
        <w:p w14:paraId="04BF37AF" w14:textId="382434B7" w:rsidR="006E4594" w:rsidRDefault="001E2E86">
          <w:pPr>
            <w:rPr>
              <w:bCs/>
              <w:lang w:val="en-CA"/>
            </w:rPr>
          </w:pPr>
          <w:r w:rsidRPr="006E4594">
            <w:rPr>
              <w:b/>
              <w:bCs/>
              <w:lang w:val="en-CA"/>
            </w:rPr>
            <w:fldChar w:fldCharType="end"/>
          </w:r>
        </w:p>
      </w:sdtContent>
    </w:sdt>
    <w:p w14:paraId="17746BEA" w14:textId="0578C236" w:rsidR="001E2E86" w:rsidRPr="006E4594" w:rsidRDefault="00020EA0">
      <w:pPr>
        <w:rPr>
          <w:rFonts w:cstheme="minorHAnsi"/>
          <w:lang w:val="en-CA"/>
        </w:rPr>
        <w:sectPr w:rsidR="001E2E86" w:rsidRPr="006E4594" w:rsidSect="00CD1945">
          <w:footerReference w:type="default" r:id="rId17"/>
          <w:headerReference w:type="first" r:id="rId18"/>
          <w:pgSz w:w="12240" w:h="15840"/>
          <w:pgMar w:top="1134" w:right="1134" w:bottom="1134" w:left="1134" w:header="737" w:footer="709" w:gutter="0"/>
          <w:cols w:space="708"/>
          <w:docGrid w:linePitch="360"/>
        </w:sectPr>
      </w:pPr>
      <w:r w:rsidRPr="006E4594">
        <w:rPr>
          <w:rFonts w:cstheme="minorHAnsi"/>
          <w:lang w:val="en-CA"/>
        </w:rPr>
        <w:br w:type="page"/>
      </w:r>
    </w:p>
    <w:p w14:paraId="62A9B426" w14:textId="7B4A07FF" w:rsidR="00020EA0" w:rsidRPr="006E4594" w:rsidRDefault="004D4527" w:rsidP="004D4527">
      <w:pPr>
        <w:pStyle w:val="Titre1"/>
        <w:rPr>
          <w:lang w:val="en-CA" w:eastAsia="en-US"/>
        </w:rPr>
      </w:pPr>
      <w:bookmarkStart w:id="3" w:name="_Toc83646601"/>
      <w:r w:rsidRPr="006E4594">
        <w:rPr>
          <w:lang w:val="en-CA" w:eastAsia="en-US"/>
        </w:rPr>
        <w:t>Definition</w:t>
      </w:r>
      <w:r w:rsidR="0052777C" w:rsidRPr="006E4594">
        <w:rPr>
          <w:lang w:val="en-CA" w:eastAsia="en-US"/>
        </w:rPr>
        <w:t>s</w:t>
      </w:r>
      <w:bookmarkEnd w:id="3"/>
    </w:p>
    <w:p w14:paraId="31583173" w14:textId="5BB051CA" w:rsidR="004D4527" w:rsidRPr="006E4594" w:rsidRDefault="004D4527" w:rsidP="004D4527">
      <w:pPr>
        <w:rPr>
          <w:lang w:val="en-CA" w:eastAsia="en-US"/>
        </w:rPr>
      </w:pPr>
      <w:r w:rsidRPr="006E4594">
        <w:rPr>
          <w:b/>
          <w:lang w:val="en-CA" w:eastAsia="en-US"/>
        </w:rPr>
        <w:t>Segment:</w:t>
      </w:r>
      <w:r w:rsidR="0052777C" w:rsidRPr="006E4594">
        <w:rPr>
          <w:lang w:val="en-CA" w:eastAsia="en-US"/>
        </w:rPr>
        <w:t xml:space="preserve"> Part of the shoreline feature class. The segments are multipart and can include </w:t>
      </w:r>
    </w:p>
    <w:p w14:paraId="56B4BD26" w14:textId="6141C117" w:rsidR="004D4527" w:rsidRPr="006E4594" w:rsidRDefault="004D4527" w:rsidP="004D4527">
      <w:pPr>
        <w:rPr>
          <w:lang w:val="en-CA" w:eastAsia="en-US"/>
        </w:rPr>
      </w:pPr>
      <w:r w:rsidRPr="006E4594">
        <w:rPr>
          <w:b/>
          <w:lang w:val="en-CA" w:eastAsia="en-US"/>
        </w:rPr>
        <w:t>Sector:</w:t>
      </w:r>
      <w:r w:rsidR="0052777C" w:rsidRPr="006E4594">
        <w:rPr>
          <w:lang w:val="en-CA" w:eastAsia="en-US"/>
        </w:rPr>
        <w:t xml:space="preserve"> Individual cell of the reference grid.</w:t>
      </w:r>
    </w:p>
    <w:p w14:paraId="4484599E" w14:textId="01F77197" w:rsidR="004D4527" w:rsidRPr="006E4594" w:rsidRDefault="0052777C" w:rsidP="004D4527">
      <w:pPr>
        <w:rPr>
          <w:lang w:val="en-CA" w:eastAsia="en-US"/>
        </w:rPr>
      </w:pPr>
      <w:r w:rsidRPr="006E4594">
        <w:rPr>
          <w:b/>
          <w:lang w:val="en-CA" w:eastAsia="en-US"/>
        </w:rPr>
        <w:t xml:space="preserve">Reference </w:t>
      </w:r>
      <w:r w:rsidR="004D4527" w:rsidRPr="006E4594">
        <w:rPr>
          <w:b/>
          <w:lang w:val="en-CA" w:eastAsia="en-US"/>
        </w:rPr>
        <w:t>Grid:</w:t>
      </w:r>
      <w:r w:rsidRPr="006E4594">
        <w:rPr>
          <w:lang w:val="en-CA" w:eastAsia="en-US"/>
        </w:rPr>
        <w:t xml:space="preserve"> Polygon feature class covering the extent of a shoreline feature class.</w:t>
      </w:r>
    </w:p>
    <w:p w14:paraId="6BABA1E7" w14:textId="77777777" w:rsidR="004D4527" w:rsidRPr="006E4594" w:rsidRDefault="004D4527" w:rsidP="004D4527">
      <w:pPr>
        <w:rPr>
          <w:lang w:val="en-CA" w:eastAsia="en-US"/>
        </w:rPr>
      </w:pPr>
    </w:p>
    <w:p w14:paraId="5F7AAF07" w14:textId="2A77BA4F" w:rsidR="004733A6" w:rsidRPr="006E4594" w:rsidRDefault="00EF49F5" w:rsidP="00020EA0">
      <w:pPr>
        <w:pStyle w:val="Titre2"/>
        <w:rPr>
          <w:lang w:val="en-CA"/>
        </w:rPr>
      </w:pPr>
      <w:bookmarkStart w:id="4" w:name="_Toc83646602"/>
      <w:r>
        <w:rPr>
          <w:lang w:val="en-CA"/>
        </w:rPr>
        <w:t>OJBECTIVES</w:t>
      </w:r>
      <w:bookmarkEnd w:id="4"/>
    </w:p>
    <w:p w14:paraId="49B3DFA9" w14:textId="0EAED8FD" w:rsidR="002F2568" w:rsidRPr="006E4594" w:rsidRDefault="004733A6" w:rsidP="00020EA0">
      <w:pPr>
        <w:rPr>
          <w:lang w:val="en-CA"/>
        </w:rPr>
      </w:pPr>
      <w:r w:rsidRPr="006E4594">
        <w:rPr>
          <w:lang w:val="en-CA"/>
        </w:rPr>
        <w:t xml:space="preserve">The purpose of this work is to develop a </w:t>
      </w:r>
      <w:ins w:id="5" w:author="Boulianne,Vincent (ECCC)" w:date="2021-09-28T11:59:00Z">
        <w:r w:rsidR="00A97088" w:rsidRPr="006E4594">
          <w:rPr>
            <w:lang w:val="en-CA"/>
          </w:rPr>
          <w:t xml:space="preserve">nationwide </w:t>
        </w:r>
        <w:r w:rsidR="00A97088">
          <w:rPr>
            <w:lang w:val="en-CA"/>
          </w:rPr>
          <w:t xml:space="preserve"> </w:t>
        </w:r>
      </w:ins>
      <w:r w:rsidRPr="006E4594">
        <w:rPr>
          <w:lang w:val="en-CA"/>
        </w:rPr>
        <w:t>naming convention for ECCC’S shoreline segmentation</w:t>
      </w:r>
      <w:del w:id="6" w:author="Boulianne,Vincent (ECCC)" w:date="2021-09-28T11:58:00Z">
        <w:r w:rsidRPr="006E4594" w:rsidDel="00A97088">
          <w:rPr>
            <w:lang w:val="en-CA"/>
          </w:rPr>
          <w:delText xml:space="preserve"> nationwide</w:delText>
        </w:r>
      </w:del>
      <w:ins w:id="7" w:author="Boulianne,Vincent (ECCC)" w:date="2021-09-28T11:59:00Z">
        <w:r w:rsidR="00A97088">
          <w:rPr>
            <w:lang w:val="en-CA"/>
          </w:rPr>
          <w:t xml:space="preserve">. </w:t>
        </w:r>
      </w:ins>
      <w:del w:id="8" w:author="Boulianne,Vincent (ECCC)" w:date="2021-09-28T11:59:00Z">
        <w:r w:rsidRPr="006E4594" w:rsidDel="00A97088">
          <w:rPr>
            <w:lang w:val="en-CA"/>
          </w:rPr>
          <w:delText xml:space="preserve"> by comparing existing data and naming standards.</w:delText>
        </w:r>
      </w:del>
      <w:r w:rsidRPr="006E4594">
        <w:rPr>
          <w:lang w:val="en-CA"/>
        </w:rPr>
        <w:t xml:space="preserve"> </w:t>
      </w:r>
    </w:p>
    <w:p w14:paraId="29382F49" w14:textId="4A4894AC" w:rsidR="002F2568" w:rsidRPr="006E4594" w:rsidRDefault="002F2568" w:rsidP="00020EA0">
      <w:pPr>
        <w:rPr>
          <w:lang w:val="en-CA"/>
        </w:rPr>
      </w:pPr>
      <w:r w:rsidRPr="006E4594">
        <w:rPr>
          <w:lang w:val="en-CA"/>
        </w:rPr>
        <w:t>The qualities searched for in this convention are</w:t>
      </w:r>
      <w:del w:id="9" w:author="Boulianne,Vincent (ECCC)" w:date="2021-09-28T11:59:00Z">
        <w:r w:rsidRPr="006E4594" w:rsidDel="00A97088">
          <w:rPr>
            <w:lang w:val="en-CA"/>
          </w:rPr>
          <w:delText xml:space="preserve"> thus</w:delText>
        </w:r>
      </w:del>
      <w:r w:rsidRPr="006E4594">
        <w:rPr>
          <w:lang w:val="en-CA"/>
        </w:rPr>
        <w:t xml:space="preserve">: </w:t>
      </w:r>
    </w:p>
    <w:tbl>
      <w:tblPr>
        <w:tblW w:w="5812" w:type="dxa"/>
        <w:tblInd w:w="1332" w:type="dxa"/>
        <w:tblLook w:val="04A0" w:firstRow="1" w:lastRow="0" w:firstColumn="1" w:lastColumn="0" w:noHBand="0" w:noVBand="1"/>
      </w:tblPr>
      <w:tblGrid>
        <w:gridCol w:w="5812"/>
      </w:tblGrid>
      <w:tr w:rsidR="002F2568" w:rsidRPr="006E4594" w14:paraId="542B55D8" w14:textId="77777777" w:rsidTr="002F2568">
        <w:trPr>
          <w:trHeight w:val="300"/>
        </w:trPr>
        <w:tc>
          <w:tcPr>
            <w:tcW w:w="5812" w:type="dxa"/>
            <w:tcBorders>
              <w:top w:val="nil"/>
              <w:left w:val="nil"/>
              <w:bottom w:val="nil"/>
              <w:right w:val="nil"/>
            </w:tcBorders>
            <w:shd w:val="clear" w:color="auto" w:fill="auto"/>
            <w:noWrap/>
            <w:vAlign w:val="bottom"/>
            <w:hideMark/>
          </w:tcPr>
          <w:p w14:paraId="27932CD3"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Stable in time</w:t>
            </w:r>
          </w:p>
        </w:tc>
      </w:tr>
      <w:tr w:rsidR="002F2568" w:rsidRPr="006E4594" w14:paraId="3276DC86" w14:textId="77777777" w:rsidTr="002F2568">
        <w:trPr>
          <w:trHeight w:val="300"/>
        </w:trPr>
        <w:tc>
          <w:tcPr>
            <w:tcW w:w="5812" w:type="dxa"/>
            <w:tcBorders>
              <w:top w:val="nil"/>
              <w:left w:val="nil"/>
              <w:bottom w:val="nil"/>
              <w:right w:val="nil"/>
            </w:tcBorders>
            <w:shd w:val="clear" w:color="auto" w:fill="auto"/>
            <w:noWrap/>
            <w:vAlign w:val="bottom"/>
            <w:hideMark/>
          </w:tcPr>
          <w:p w14:paraId="1D892C58"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Based on existing systems</w:t>
            </w:r>
          </w:p>
        </w:tc>
      </w:tr>
      <w:tr w:rsidR="002F2568" w:rsidRPr="006E4594" w14:paraId="5B7505A5" w14:textId="77777777" w:rsidTr="002F2568">
        <w:trPr>
          <w:trHeight w:val="300"/>
        </w:trPr>
        <w:tc>
          <w:tcPr>
            <w:tcW w:w="5812" w:type="dxa"/>
            <w:tcBorders>
              <w:top w:val="nil"/>
              <w:left w:val="nil"/>
              <w:bottom w:val="nil"/>
              <w:right w:val="nil"/>
            </w:tcBorders>
            <w:shd w:val="clear" w:color="auto" w:fill="auto"/>
            <w:noWrap/>
            <w:vAlign w:val="bottom"/>
            <w:hideMark/>
          </w:tcPr>
          <w:p w14:paraId="14F6CF2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are known</w:t>
            </w:r>
          </w:p>
        </w:tc>
      </w:tr>
      <w:tr w:rsidR="002F2568" w:rsidRPr="006E4594" w14:paraId="7C06C960" w14:textId="77777777" w:rsidTr="002F2568">
        <w:trPr>
          <w:trHeight w:val="300"/>
        </w:trPr>
        <w:tc>
          <w:tcPr>
            <w:tcW w:w="5812" w:type="dxa"/>
            <w:tcBorders>
              <w:top w:val="nil"/>
              <w:left w:val="nil"/>
              <w:bottom w:val="nil"/>
              <w:right w:val="nil"/>
            </w:tcBorders>
            <w:shd w:val="clear" w:color="auto" w:fill="auto"/>
            <w:noWrap/>
            <w:vAlign w:val="bottom"/>
            <w:hideMark/>
          </w:tcPr>
          <w:p w14:paraId="336670EB"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to multiple scales</w:t>
            </w:r>
          </w:p>
        </w:tc>
      </w:tr>
      <w:tr w:rsidR="002F2568" w:rsidRPr="006E4594" w14:paraId="5D0C346E" w14:textId="77777777" w:rsidTr="002F2568">
        <w:trPr>
          <w:trHeight w:val="300"/>
        </w:trPr>
        <w:tc>
          <w:tcPr>
            <w:tcW w:w="5812" w:type="dxa"/>
            <w:tcBorders>
              <w:top w:val="nil"/>
              <w:left w:val="nil"/>
              <w:bottom w:val="nil"/>
              <w:right w:val="nil"/>
            </w:tcBorders>
            <w:shd w:val="clear" w:color="auto" w:fill="auto"/>
            <w:noWrap/>
            <w:vAlign w:val="bottom"/>
            <w:hideMark/>
          </w:tcPr>
          <w:p w14:paraId="2B685832"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Geographic references can be applied throughout Canada</w:t>
            </w:r>
          </w:p>
        </w:tc>
      </w:tr>
      <w:tr w:rsidR="002F2568" w:rsidRPr="006E4594" w14:paraId="2C16E2E6" w14:textId="77777777" w:rsidTr="002F2568">
        <w:trPr>
          <w:trHeight w:val="300"/>
        </w:trPr>
        <w:tc>
          <w:tcPr>
            <w:tcW w:w="5812" w:type="dxa"/>
            <w:tcBorders>
              <w:top w:val="nil"/>
              <w:left w:val="nil"/>
              <w:bottom w:val="nil"/>
              <w:right w:val="nil"/>
            </w:tcBorders>
            <w:shd w:val="clear" w:color="auto" w:fill="auto"/>
            <w:noWrap/>
            <w:vAlign w:val="bottom"/>
            <w:hideMark/>
          </w:tcPr>
          <w:p w14:paraId="384437A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Sequential numbers</w:t>
            </w:r>
          </w:p>
        </w:tc>
      </w:tr>
      <w:tr w:rsidR="002F2568" w:rsidRPr="006E4594" w14:paraId="1CFC6EBA" w14:textId="77777777" w:rsidTr="002F2568">
        <w:trPr>
          <w:trHeight w:val="300"/>
        </w:trPr>
        <w:tc>
          <w:tcPr>
            <w:tcW w:w="5812" w:type="dxa"/>
            <w:tcBorders>
              <w:top w:val="nil"/>
              <w:left w:val="nil"/>
              <w:bottom w:val="nil"/>
              <w:right w:val="nil"/>
            </w:tcBorders>
            <w:shd w:val="clear" w:color="auto" w:fill="auto"/>
            <w:noWrap/>
            <w:vAlign w:val="bottom"/>
            <w:hideMark/>
          </w:tcPr>
          <w:p w14:paraId="050B4901" w14:textId="77777777" w:rsidR="002F2568" w:rsidRPr="006E4594" w:rsidRDefault="002F2568" w:rsidP="002F2568">
            <w:pPr>
              <w:pStyle w:val="Paragraphedeliste"/>
              <w:numPr>
                <w:ilvl w:val="0"/>
                <w:numId w:val="2"/>
              </w:numPr>
              <w:spacing w:after="0" w:line="240" w:lineRule="auto"/>
              <w:rPr>
                <w:rFonts w:ascii="Calibri" w:eastAsia="Times New Roman" w:hAnsi="Calibri" w:cs="Calibri"/>
                <w:color w:val="000000"/>
                <w:sz w:val="17"/>
                <w:szCs w:val="17"/>
                <w:lang w:val="en-CA" w:eastAsia="en-CA"/>
              </w:rPr>
            </w:pPr>
            <w:r w:rsidRPr="006E4594">
              <w:rPr>
                <w:rFonts w:ascii="Calibri" w:eastAsia="Times New Roman" w:hAnsi="Calibri" w:cs="Calibri"/>
                <w:color w:val="000000"/>
                <w:sz w:val="17"/>
                <w:szCs w:val="17"/>
                <w:lang w:val="en-CA" w:eastAsia="en-CA"/>
              </w:rPr>
              <w:t>Easy to update/modify</w:t>
            </w:r>
          </w:p>
        </w:tc>
      </w:tr>
    </w:tbl>
    <w:p w14:paraId="11420A5C" w14:textId="21D1122F" w:rsidR="002F2568" w:rsidRPr="006E4594" w:rsidRDefault="002F2568" w:rsidP="00020EA0">
      <w:pPr>
        <w:rPr>
          <w:lang w:val="en-CA"/>
        </w:rPr>
      </w:pPr>
    </w:p>
    <w:p w14:paraId="157B5F71" w14:textId="3CCA681A" w:rsidR="00020EA0" w:rsidRPr="006E4594" w:rsidRDefault="00CD1945" w:rsidP="00020EA0">
      <w:pPr>
        <w:pStyle w:val="Titre2"/>
        <w:rPr>
          <w:lang w:val="en-CA"/>
        </w:rPr>
      </w:pPr>
      <w:bookmarkStart w:id="10" w:name="_Toc83646603"/>
      <w:r w:rsidRPr="006E4594">
        <w:rPr>
          <w:lang w:val="en-CA"/>
        </w:rPr>
        <w:t xml:space="preserve">Existing </w:t>
      </w:r>
      <w:r w:rsidR="001E2E86" w:rsidRPr="006E4594">
        <w:rPr>
          <w:lang w:val="en-CA"/>
        </w:rPr>
        <w:t>literature</w:t>
      </w:r>
      <w:r w:rsidRPr="006E4594">
        <w:rPr>
          <w:lang w:val="en-CA"/>
        </w:rPr>
        <w:t xml:space="preserve"> and revisions of naming conventions in existing datasets</w:t>
      </w:r>
      <w:bookmarkEnd w:id="10"/>
    </w:p>
    <w:p w14:paraId="69096312" w14:textId="4DFFD8A9" w:rsidR="002F2568" w:rsidRPr="006E4594" w:rsidRDefault="002F2568" w:rsidP="003B1764">
      <w:pPr>
        <w:rPr>
          <w:rFonts w:ascii="Calibri" w:hAnsi="Calibri"/>
          <w:lang w:val="en-CA"/>
        </w:rPr>
      </w:pPr>
      <w:r w:rsidRPr="006E4594">
        <w:rPr>
          <w:rFonts w:ascii="Calibri" w:hAnsi="Calibri"/>
          <w:lang w:val="en-CA"/>
        </w:rPr>
        <w:t>Across the years, there have been many naming conventions (see annexes</w:t>
      </w:r>
      <w:r w:rsidR="006B540B" w:rsidRPr="006E4594">
        <w:rPr>
          <w:rFonts w:ascii="Calibri" w:hAnsi="Calibri"/>
          <w:lang w:val="en-CA"/>
        </w:rPr>
        <w:t>; table 1) following different paradigms</w:t>
      </w:r>
      <w:r w:rsidR="003573E6" w:rsidRPr="006E4594">
        <w:rPr>
          <w:rFonts w:ascii="Calibri" w:hAnsi="Calibri"/>
          <w:lang w:val="en-CA"/>
        </w:rPr>
        <w:t>.</w:t>
      </w:r>
    </w:p>
    <w:p w14:paraId="7A1CA345" w14:textId="46813205" w:rsidR="003573E6" w:rsidRPr="006E4594" w:rsidRDefault="003573E6"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Most datasets in the annexe (table 2) </w:t>
      </w:r>
      <w:del w:id="11" w:author="Boulianne,Vincent (ECCC)" w:date="2021-09-28T12:00:00Z">
        <w:r w:rsidRPr="006E4594" w:rsidDel="00A97088">
          <w:rPr>
            <w:rFonts w:asciiTheme="minorHAnsi" w:hAnsiTheme="minorHAnsi" w:cstheme="minorHAnsi"/>
            <w:color w:val="auto"/>
            <w:lang w:val="en-CA"/>
          </w:rPr>
          <w:delText>were acquired from NEEC's pre-existing database</w:delText>
        </w:r>
      </w:del>
      <w:ins w:id="12" w:author="Boulianne,Vincent (ECCC)" w:date="2021-09-28T12:00:00Z">
        <w:r w:rsidR="00A97088">
          <w:rPr>
            <w:rFonts w:asciiTheme="minorHAnsi" w:hAnsiTheme="minorHAnsi" w:cstheme="minorHAnsi"/>
            <w:color w:val="auto"/>
            <w:lang w:val="en-CA"/>
          </w:rPr>
          <w:t>were in possession of NEEC</w:t>
        </w:r>
      </w:ins>
      <w:r w:rsidRPr="006E4594">
        <w:rPr>
          <w:rFonts w:asciiTheme="minorHAnsi" w:hAnsiTheme="minorHAnsi" w:cstheme="minorHAnsi"/>
          <w:color w:val="auto"/>
          <w:lang w:val="en-CA"/>
        </w:rPr>
        <w:t xml:space="preserve">. Other datasets were explored from this site </w:t>
      </w:r>
      <w:hyperlink r:id="rId19" w:anchor="Canadian-Data" w:history="1">
        <w:r w:rsidR="00EF7CE5" w:rsidRPr="006E4594">
          <w:rPr>
            <w:rStyle w:val="Lienhypertexte"/>
            <w:rFonts w:asciiTheme="minorHAnsi" w:hAnsiTheme="minorHAnsi" w:cstheme="minorHAnsi"/>
            <w:lang w:val="en-CA"/>
          </w:rPr>
          <w:t>https://canadiangis.com/data.php#Canadian-Data</w:t>
        </w:r>
      </w:hyperlink>
      <w:r w:rsidR="00EF7CE5" w:rsidRPr="006E4594">
        <w:rPr>
          <w:rFonts w:asciiTheme="minorHAnsi" w:hAnsiTheme="minorHAnsi" w:cstheme="minorHAnsi"/>
          <w:color w:val="auto"/>
          <w:lang w:val="en-CA"/>
        </w:rPr>
        <w:t xml:space="preserve"> </w:t>
      </w:r>
      <w:r w:rsidRPr="006E4594">
        <w:rPr>
          <w:rFonts w:asciiTheme="minorHAnsi" w:hAnsiTheme="minorHAnsi" w:cstheme="minorHAnsi"/>
          <w:color w:val="auto"/>
          <w:lang w:val="en-CA"/>
        </w:rPr>
        <w:t xml:space="preserve"> (source to multiple Canadian geospatial resources).</w:t>
      </w:r>
    </w:p>
    <w:p w14:paraId="58CB123C" w14:textId="5F6AAFFA" w:rsidR="003B1764" w:rsidRPr="006E4594" w:rsidRDefault="003B1764" w:rsidP="003F31FA">
      <w:pPr>
        <w:rPr>
          <w:rFonts w:asciiTheme="minorHAnsi" w:hAnsiTheme="minorHAnsi" w:cstheme="minorHAnsi"/>
          <w:color w:val="auto"/>
          <w:lang w:val="en-CA"/>
        </w:rPr>
      </w:pPr>
      <w:r w:rsidRPr="006E4594">
        <w:rPr>
          <w:rFonts w:asciiTheme="minorHAnsi" w:hAnsiTheme="minorHAnsi" w:cstheme="minorHAnsi"/>
          <w:color w:val="auto"/>
          <w:lang w:val="en-CA"/>
        </w:rPr>
        <w:t xml:space="preserve">Some follow and accepted practice of devolution from the general to the specific. For </w:t>
      </w:r>
      <w:r w:rsidR="001E2E86" w:rsidRPr="006E4594">
        <w:rPr>
          <w:rFonts w:asciiTheme="minorHAnsi" w:hAnsiTheme="minorHAnsi" w:cstheme="minorHAnsi"/>
          <w:color w:val="auto"/>
          <w:lang w:val="en-CA"/>
        </w:rPr>
        <w:t>example,</w:t>
      </w:r>
      <w:r w:rsidRPr="006E4594">
        <w:rPr>
          <w:rFonts w:asciiTheme="minorHAnsi" w:hAnsiTheme="minorHAnsi" w:cstheme="minorHAnsi"/>
          <w:color w:val="auto"/>
          <w:lang w:val="en-CA"/>
        </w:rPr>
        <w:t xml:space="preserve"> you could name a segment </w:t>
      </w:r>
      <w:r w:rsidRPr="006E4594">
        <w:rPr>
          <w:rFonts w:asciiTheme="minorHAnsi" w:hAnsiTheme="minorHAnsi" w:cstheme="minorHAnsi"/>
          <w:i/>
          <w:color w:val="auto"/>
          <w:lang w:val="en-CA"/>
        </w:rPr>
        <w:t>BC-VAN-BI-SP-1</w:t>
      </w:r>
      <w:r w:rsidRPr="006E4594">
        <w:rPr>
          <w:rFonts w:asciiTheme="minorHAnsi" w:hAnsiTheme="minorHAnsi" w:cstheme="minorHAnsi"/>
          <w:color w:val="auto"/>
          <w:lang w:val="en-CA"/>
        </w:rPr>
        <w:t>. The meaning would be British Columbia – Vancouver –</w:t>
      </w:r>
      <w:r w:rsidR="006E4594">
        <w:rPr>
          <w:rFonts w:asciiTheme="minorHAnsi" w:hAnsiTheme="minorHAnsi" w:cstheme="minorHAnsi"/>
          <w:color w:val="auto"/>
          <w:lang w:val="en-CA"/>
        </w:rPr>
        <w:t xml:space="preserve"> Burrard Inlet – Stanley Park- </w:t>
      </w:r>
      <w:r w:rsidRPr="006E4594">
        <w:rPr>
          <w:rFonts w:asciiTheme="minorHAnsi" w:hAnsiTheme="minorHAnsi" w:cstheme="minorHAnsi"/>
          <w:color w:val="auto"/>
          <w:lang w:val="en-CA"/>
        </w:rPr>
        <w:t>1. There are many advantages to this approach</w:t>
      </w:r>
      <w:ins w:id="13" w:author="Boulianne,Vincent (ECCC)" w:date="2021-09-28T12:01:00Z">
        <w:r w:rsidR="00A97088">
          <w:rPr>
            <w:rFonts w:asciiTheme="minorHAnsi" w:hAnsiTheme="minorHAnsi" w:cstheme="minorHAnsi"/>
            <w:color w:val="auto"/>
            <w:lang w:val="en-CA"/>
          </w:rPr>
          <w:t xml:space="preserve"> [COMPLÉTER]</w:t>
        </w:r>
      </w:ins>
      <w:del w:id="14" w:author="Boulianne,Vincent (ECCC)" w:date="2021-09-28T12:01:00Z">
        <w:r w:rsidRPr="006E4594" w:rsidDel="00A97088">
          <w:rPr>
            <w:rFonts w:asciiTheme="minorHAnsi" w:hAnsiTheme="minorHAnsi" w:cstheme="minorHAnsi"/>
            <w:color w:val="auto"/>
            <w:lang w:val="en-CA"/>
          </w:rPr>
          <w:delText>.</w:delText>
        </w:r>
      </w:del>
      <w:r w:rsidRPr="006E4594">
        <w:rPr>
          <w:rFonts w:asciiTheme="minorHAnsi" w:hAnsiTheme="minorHAnsi" w:cstheme="minorHAnsi"/>
          <w:color w:val="auto"/>
          <w:lang w:val="en-CA"/>
        </w:rPr>
        <w:t xml:space="preserve"> Others are numeral based but with the same geographical scale principle so that it provides a level of </w:t>
      </w:r>
      <w:r w:rsidR="001E2E86" w:rsidRPr="006E4594">
        <w:rPr>
          <w:rFonts w:asciiTheme="minorHAnsi" w:hAnsiTheme="minorHAnsi" w:cstheme="minorHAnsi"/>
          <w:color w:val="auto"/>
          <w:lang w:val="en-CA"/>
        </w:rPr>
        <w:t>granularity</w:t>
      </w:r>
      <w:r w:rsidRPr="006E4594">
        <w:rPr>
          <w:rFonts w:asciiTheme="minorHAnsi" w:hAnsiTheme="minorHAnsi" w:cstheme="minorHAnsi"/>
          <w:color w:val="auto"/>
          <w:lang w:val="en-CA"/>
        </w:rPr>
        <w:t xml:space="preserve"> to the naming structure. The main drawback of this nomenclature is that is it depend</w:t>
      </w:r>
      <w:r w:rsidR="006E4594">
        <w:rPr>
          <w:rFonts w:asciiTheme="minorHAnsi" w:hAnsiTheme="minorHAnsi" w:cstheme="minorHAnsi"/>
          <w:color w:val="auto"/>
          <w:lang w:val="en-CA"/>
        </w:rPr>
        <w:t>e</w:t>
      </w:r>
      <w:r w:rsidRPr="006E4594">
        <w:rPr>
          <w:rFonts w:asciiTheme="minorHAnsi" w:hAnsiTheme="minorHAnsi" w:cstheme="minorHAnsi"/>
          <w:color w:val="auto"/>
          <w:lang w:val="en-CA"/>
        </w:rPr>
        <w:t xml:space="preserve">nt on the presence of named geographical features. Those are not equally spatially distributed and may be subject to change. </w:t>
      </w:r>
    </w:p>
    <w:p w14:paraId="66D91F62" w14:textId="2A13CF22" w:rsidR="004A01E2" w:rsidRPr="006E4594" w:rsidRDefault="003B1764" w:rsidP="00FF4876">
      <w:pPr>
        <w:rPr>
          <w:rFonts w:asciiTheme="minorHAnsi" w:hAnsiTheme="minorHAnsi" w:cstheme="minorHAnsi"/>
          <w:color w:val="auto"/>
          <w:lang w:val="en-CA"/>
        </w:rPr>
      </w:pPr>
      <w:r w:rsidRPr="006E4594">
        <w:rPr>
          <w:rFonts w:asciiTheme="minorHAnsi" w:hAnsiTheme="minorHAnsi" w:cstheme="minorHAnsi"/>
          <w:lang w:val="en-CA"/>
        </w:rPr>
        <w:t>Following discussions within the Shoreline workgroup, consensus was reached towards a grid-based and sequential naming of the shore segments</w:t>
      </w:r>
      <w:r w:rsidR="00E751CF" w:rsidRPr="006E4594">
        <w:rPr>
          <w:rFonts w:asciiTheme="minorHAnsi" w:hAnsiTheme="minorHAnsi" w:cstheme="minorHAnsi"/>
          <w:lang w:val="en-CA"/>
        </w:rPr>
        <w:t xml:space="preserve"> within a sector</w:t>
      </w:r>
      <w:r w:rsidRPr="006E4594">
        <w:rPr>
          <w:rFonts w:asciiTheme="minorHAnsi" w:hAnsiTheme="minorHAnsi" w:cstheme="minorHAnsi"/>
          <w:lang w:val="en-CA"/>
        </w:rPr>
        <w:t xml:space="preserve">. A grid system would be stable in time and not dependent on the presence and variability in space and time of named places. </w:t>
      </w:r>
      <w:r w:rsidR="00FF4876" w:rsidRPr="006E4594">
        <w:rPr>
          <w:rFonts w:asciiTheme="minorHAnsi" w:hAnsiTheme="minorHAnsi" w:cstheme="minorHAnsi"/>
          <w:lang w:val="en-CA"/>
        </w:rPr>
        <w:t xml:space="preserve">It can be applied </w:t>
      </w:r>
      <w:r w:rsidR="001E2E86" w:rsidRPr="006E4594">
        <w:rPr>
          <w:rFonts w:asciiTheme="minorHAnsi" w:hAnsiTheme="minorHAnsi" w:cstheme="minorHAnsi"/>
          <w:lang w:val="en-CA"/>
        </w:rPr>
        <w:t>uniformly</w:t>
      </w:r>
      <w:r w:rsidR="00FF4876" w:rsidRPr="006E4594">
        <w:rPr>
          <w:rFonts w:asciiTheme="minorHAnsi" w:hAnsiTheme="minorHAnsi" w:cstheme="minorHAnsi"/>
          <w:lang w:val="en-CA"/>
        </w:rPr>
        <w:t xml:space="preserve"> </w:t>
      </w:r>
      <w:r w:rsidR="001E2E86" w:rsidRPr="006E4594">
        <w:rPr>
          <w:rFonts w:asciiTheme="minorHAnsi" w:hAnsiTheme="minorHAnsi" w:cstheme="minorHAnsi"/>
          <w:lang w:val="en-CA"/>
        </w:rPr>
        <w:t>throughout</w:t>
      </w:r>
      <w:r w:rsidR="00FF4876" w:rsidRPr="006E4594">
        <w:rPr>
          <w:rFonts w:asciiTheme="minorHAnsi" w:hAnsiTheme="minorHAnsi" w:cstheme="minorHAnsi"/>
          <w:lang w:val="en-CA"/>
        </w:rPr>
        <w:t xml:space="preserve"> Canada and i</w:t>
      </w:r>
      <w:r w:rsidRPr="006E4594">
        <w:rPr>
          <w:rFonts w:asciiTheme="minorHAnsi" w:hAnsiTheme="minorHAnsi" w:cstheme="minorHAnsi"/>
          <w:lang w:val="en-CA"/>
        </w:rPr>
        <w:t>t would also provide a</w:t>
      </w:r>
      <w:r w:rsidR="00FF4876" w:rsidRPr="006E4594">
        <w:rPr>
          <w:rFonts w:asciiTheme="minorHAnsi" w:hAnsiTheme="minorHAnsi" w:cstheme="minorHAnsi"/>
          <w:lang w:val="en-CA"/>
        </w:rPr>
        <w:t xml:space="preserve">s a reference system. </w:t>
      </w:r>
      <w:r w:rsidR="00FF4876" w:rsidRPr="006E4594">
        <w:rPr>
          <w:rFonts w:asciiTheme="minorHAnsi" w:hAnsiTheme="minorHAnsi" w:cstheme="minorHAnsi"/>
          <w:color w:val="auto"/>
          <w:lang w:val="en-CA"/>
        </w:rPr>
        <w:t>Any update in a particular locali</w:t>
      </w:r>
      <w:r w:rsidR="006E4594">
        <w:rPr>
          <w:rFonts w:asciiTheme="minorHAnsi" w:hAnsiTheme="minorHAnsi" w:cstheme="minorHAnsi"/>
          <w:color w:val="auto"/>
          <w:lang w:val="en-CA"/>
        </w:rPr>
        <w:t>z</w:t>
      </w:r>
      <w:r w:rsidR="00FF4876" w:rsidRPr="006E4594">
        <w:rPr>
          <w:rFonts w:asciiTheme="minorHAnsi" w:hAnsiTheme="minorHAnsi" w:cstheme="minorHAnsi"/>
          <w:color w:val="auto"/>
          <w:lang w:val="en-CA"/>
        </w:rPr>
        <w:t>ed grid would necessitate at most</w:t>
      </w:r>
      <w:r w:rsidR="006E4594">
        <w:rPr>
          <w:rFonts w:asciiTheme="minorHAnsi" w:hAnsiTheme="minorHAnsi" w:cstheme="minorHAnsi"/>
          <w:color w:val="auto"/>
          <w:lang w:val="en-CA"/>
        </w:rPr>
        <w:t xml:space="preserve"> of</w:t>
      </w:r>
      <w:r w:rsidR="00FF4876" w:rsidRPr="006E4594">
        <w:rPr>
          <w:rFonts w:asciiTheme="minorHAnsi" w:hAnsiTheme="minorHAnsi" w:cstheme="minorHAnsi"/>
          <w:color w:val="auto"/>
          <w:lang w:val="en-CA"/>
        </w:rPr>
        <w:t xml:space="preserve"> the renumbering of only the segments </w:t>
      </w:r>
      <w:r w:rsidR="001E2E86" w:rsidRPr="006E4594">
        <w:rPr>
          <w:rFonts w:asciiTheme="minorHAnsi" w:hAnsiTheme="minorHAnsi" w:cstheme="minorHAnsi"/>
          <w:color w:val="auto"/>
          <w:lang w:val="en-CA"/>
        </w:rPr>
        <w:t>within</w:t>
      </w:r>
      <w:r w:rsidR="00FF4876" w:rsidRPr="006E4594">
        <w:rPr>
          <w:rFonts w:asciiTheme="minorHAnsi" w:hAnsiTheme="minorHAnsi" w:cstheme="minorHAnsi"/>
          <w:color w:val="auto"/>
          <w:lang w:val="en-CA"/>
        </w:rPr>
        <w:t xml:space="preserve"> this grid.  </w:t>
      </w:r>
    </w:p>
    <w:p w14:paraId="4BFB65A0" w14:textId="58E1BF41" w:rsidR="004A01E2" w:rsidRPr="006E4594" w:rsidRDefault="006E4594" w:rsidP="003B1764">
      <w:pPr>
        <w:rPr>
          <w:lang w:val="en-CA"/>
        </w:rPr>
      </w:pPr>
      <w:r>
        <w:rPr>
          <w:rFonts w:asciiTheme="minorHAnsi" w:hAnsiTheme="minorHAnsi" w:cstheme="minorHAnsi"/>
          <w:color w:val="auto"/>
          <w:lang w:val="en-CA"/>
        </w:rPr>
        <w:t>Two</w:t>
      </w:r>
      <w:r w:rsidR="00FF4876" w:rsidRPr="006E4594">
        <w:rPr>
          <w:rFonts w:asciiTheme="minorHAnsi" w:hAnsiTheme="minorHAnsi" w:cstheme="minorHAnsi"/>
          <w:color w:val="auto"/>
          <w:lang w:val="en-CA"/>
        </w:rPr>
        <w:t xml:space="preserve"> grid s</w:t>
      </w:r>
      <w:r w:rsidR="00F07921" w:rsidRPr="006E4594">
        <w:rPr>
          <w:rFonts w:asciiTheme="minorHAnsi" w:hAnsiTheme="minorHAnsi" w:cstheme="minorHAnsi"/>
          <w:color w:val="auto"/>
          <w:lang w:val="en-CA"/>
        </w:rPr>
        <w:t xml:space="preserve">ystems </w:t>
      </w:r>
      <w:r w:rsidR="00EF7CE5" w:rsidRPr="006E4594">
        <w:rPr>
          <w:rFonts w:asciiTheme="minorHAnsi" w:hAnsiTheme="minorHAnsi" w:cstheme="minorHAnsi"/>
          <w:color w:val="auto"/>
          <w:lang w:val="en-CA"/>
        </w:rPr>
        <w:t>were</w:t>
      </w:r>
      <w:r w:rsidR="00F07921" w:rsidRPr="006E4594">
        <w:rPr>
          <w:rFonts w:asciiTheme="minorHAnsi" w:hAnsiTheme="minorHAnsi" w:cstheme="minorHAnsi"/>
          <w:color w:val="auto"/>
          <w:lang w:val="en-CA"/>
        </w:rPr>
        <w:t xml:space="preserve"> evaluated: </w:t>
      </w:r>
      <w:r w:rsidR="00FF4876" w:rsidRPr="006E4594">
        <w:rPr>
          <w:rFonts w:asciiTheme="minorHAnsi" w:hAnsiTheme="minorHAnsi" w:cstheme="minorHAnsi"/>
          <w:color w:val="auto"/>
          <w:lang w:val="en-CA"/>
        </w:rPr>
        <w:t>ECRC</w:t>
      </w:r>
      <w:r w:rsidR="00F07921" w:rsidRPr="006E4594">
        <w:rPr>
          <w:rFonts w:asciiTheme="minorHAnsi" w:hAnsiTheme="minorHAnsi" w:cstheme="minorHAnsi"/>
          <w:color w:val="auto"/>
          <w:lang w:val="en-CA"/>
        </w:rPr>
        <w:t xml:space="preserve">/SIMTEC and the national </w:t>
      </w:r>
      <w:r w:rsidR="001E2E86" w:rsidRPr="006E4594">
        <w:rPr>
          <w:rFonts w:asciiTheme="minorHAnsi" w:hAnsiTheme="minorHAnsi" w:cstheme="minorHAnsi"/>
          <w:color w:val="auto"/>
          <w:lang w:val="en-CA"/>
        </w:rPr>
        <w:t>topographic</w:t>
      </w:r>
      <w:r w:rsidR="00F07921" w:rsidRPr="006E4594">
        <w:rPr>
          <w:rFonts w:asciiTheme="minorHAnsi" w:hAnsiTheme="minorHAnsi" w:cstheme="minorHAnsi"/>
          <w:color w:val="auto"/>
          <w:lang w:val="en-CA"/>
        </w:rPr>
        <w:t xml:space="preserve"> system (NTS) from </w:t>
      </w:r>
      <w:r w:rsidR="00EE358D" w:rsidRPr="006E4594">
        <w:rPr>
          <w:rFonts w:asciiTheme="minorHAnsi" w:hAnsiTheme="minorHAnsi" w:cstheme="minorHAnsi"/>
          <w:color w:val="auto"/>
          <w:lang w:val="en-CA"/>
        </w:rPr>
        <w:t xml:space="preserve">Natural </w:t>
      </w:r>
      <w:r w:rsidR="001E2E86" w:rsidRPr="006E4594">
        <w:rPr>
          <w:rFonts w:asciiTheme="minorHAnsi" w:hAnsiTheme="minorHAnsi" w:cstheme="minorHAnsi"/>
          <w:color w:val="auto"/>
          <w:lang w:val="en-CA"/>
        </w:rPr>
        <w:t>Resources</w:t>
      </w:r>
      <w:r w:rsidR="00F07921" w:rsidRPr="006E4594">
        <w:rPr>
          <w:rFonts w:asciiTheme="minorHAnsi" w:hAnsiTheme="minorHAnsi" w:cstheme="minorHAnsi"/>
          <w:color w:val="auto"/>
          <w:lang w:val="en-CA"/>
        </w:rPr>
        <w:t xml:space="preserve"> Canada</w:t>
      </w:r>
      <w:r w:rsidR="00FF4876" w:rsidRPr="006E4594">
        <w:rPr>
          <w:rFonts w:asciiTheme="minorHAnsi" w:hAnsiTheme="minorHAnsi" w:cstheme="minorHAnsi"/>
          <w:color w:val="auto"/>
          <w:lang w:val="en-CA"/>
        </w:rPr>
        <w:t xml:space="preserve">. </w:t>
      </w:r>
      <w:r w:rsidR="00F07921" w:rsidRPr="006E4594">
        <w:rPr>
          <w:lang w:val="en-CA"/>
        </w:rPr>
        <w:t>NTS</w:t>
      </w:r>
      <w:ins w:id="15" w:author="Boulianne,Vincent (ECCC)" w:date="2021-09-27T14:58:00Z">
        <w:r w:rsidR="0018781E">
          <w:rPr>
            <w:lang w:val="en-CA"/>
          </w:rPr>
          <w:t xml:space="preserve"> 1:50000</w:t>
        </w:r>
      </w:ins>
      <w:r w:rsidR="00F07921" w:rsidRPr="006E4594">
        <w:rPr>
          <w:lang w:val="en-CA"/>
        </w:rPr>
        <w:t xml:space="preserve"> was selected based on its national coverage, neutrality regarding to geographic names that might be subject to change and its stability. </w:t>
      </w:r>
      <w:r w:rsidR="004A01E2" w:rsidRPr="006E4594">
        <w:rPr>
          <w:lang w:val="en-CA"/>
        </w:rPr>
        <w:t xml:space="preserve">The number of segments would be manageable and should remain in the hundreds. </w:t>
      </w:r>
      <w:r w:rsidR="00EE358D" w:rsidRPr="006E4594">
        <w:rPr>
          <w:lang w:val="en-CA"/>
        </w:rPr>
        <w:t xml:space="preserve">Most </w:t>
      </w:r>
      <w:r w:rsidR="00EF7CE5" w:rsidRPr="006E4594">
        <w:rPr>
          <w:lang w:val="en-CA"/>
        </w:rPr>
        <w:t>importantly,</w:t>
      </w:r>
      <w:r w:rsidR="00EE358D" w:rsidRPr="006E4594">
        <w:rPr>
          <w:lang w:val="en-CA"/>
        </w:rPr>
        <w:t xml:space="preserve"> as the grid</w:t>
      </w:r>
      <w:r w:rsidR="00A00A61">
        <w:rPr>
          <w:lang w:val="en-CA"/>
        </w:rPr>
        <w:t xml:space="preserve"> already covers the whole of Canada</w:t>
      </w:r>
      <w:r w:rsidR="00EE358D" w:rsidRPr="006E4594">
        <w:rPr>
          <w:lang w:val="en-CA"/>
        </w:rPr>
        <w:t xml:space="preserve"> and </w:t>
      </w:r>
      <w:r w:rsidR="00A00A61">
        <w:rPr>
          <w:lang w:val="en-CA"/>
        </w:rPr>
        <w:t xml:space="preserve">is </w:t>
      </w:r>
      <w:r w:rsidR="00EE358D" w:rsidRPr="006E4594">
        <w:rPr>
          <w:lang w:val="en-CA"/>
        </w:rPr>
        <w:t xml:space="preserve">maintained by Natural Resources Canada, the cost of using this grid is low. </w:t>
      </w:r>
    </w:p>
    <w:p w14:paraId="211D4606" w14:textId="77777777" w:rsidR="006A675C" w:rsidRDefault="004A01E2" w:rsidP="006A675C">
      <w:pPr>
        <w:keepNext/>
        <w:jc w:val="center"/>
      </w:pPr>
      <w:r w:rsidRPr="006E4594">
        <w:rPr>
          <w:noProof/>
          <w:lang w:val="en-CA" w:eastAsia="en-CA"/>
        </w:rPr>
        <w:drawing>
          <wp:inline distT="0" distB="0" distL="0" distR="0" wp14:anchorId="7190636F" wp14:editId="00E81C13">
            <wp:extent cx="2825087" cy="26528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900" cy="2669570"/>
                    </a:xfrm>
                    <a:prstGeom prst="rect">
                      <a:avLst/>
                    </a:prstGeom>
                    <a:noFill/>
                  </pic:spPr>
                </pic:pic>
              </a:graphicData>
            </a:graphic>
          </wp:inline>
        </w:drawing>
      </w:r>
    </w:p>
    <w:p w14:paraId="0509FA6E" w14:textId="4BC43470" w:rsidR="00F07921" w:rsidRPr="006E4594" w:rsidRDefault="006A675C" w:rsidP="006A675C">
      <w:pPr>
        <w:pStyle w:val="Lgende"/>
        <w:jc w:val="center"/>
        <w:rPr>
          <w:lang w:val="en-CA"/>
        </w:rPr>
      </w:pPr>
      <w:bookmarkStart w:id="16" w:name="_Ref83629252"/>
      <w:r>
        <w:t xml:space="preserve">Figure </w:t>
      </w:r>
      <w:r>
        <w:fldChar w:fldCharType="begin"/>
      </w:r>
      <w:r>
        <w:instrText xml:space="preserve"> SEQ Figure \* ARABIC </w:instrText>
      </w:r>
      <w:r>
        <w:fldChar w:fldCharType="separate"/>
      </w:r>
      <w:r w:rsidR="00C0339F">
        <w:rPr>
          <w:noProof/>
        </w:rPr>
        <w:t>1</w:t>
      </w:r>
      <w:r>
        <w:fldChar w:fldCharType="end"/>
      </w:r>
      <w:r>
        <w:t xml:space="preserve">. </w:t>
      </w:r>
      <w:r w:rsidR="00DF3E3A">
        <w:t>Exemple</w:t>
      </w:r>
      <w:r>
        <w:t xml:space="preserve"> and coverage of the NTS Grid</w:t>
      </w:r>
      <w:bookmarkEnd w:id="16"/>
    </w:p>
    <w:p w14:paraId="126F7F04" w14:textId="77777777" w:rsidR="00F07921" w:rsidRPr="006E4594" w:rsidRDefault="00F07921" w:rsidP="003B1764">
      <w:pPr>
        <w:rPr>
          <w:lang w:val="en-CA"/>
        </w:rPr>
      </w:pPr>
    </w:p>
    <w:p w14:paraId="75E92D65" w14:textId="012C3CC6" w:rsidR="00027F1A" w:rsidRPr="006E4594" w:rsidRDefault="003573E6" w:rsidP="00027F1A">
      <w:pPr>
        <w:pStyle w:val="Titre1"/>
        <w:rPr>
          <w:lang w:val="en-CA" w:eastAsia="en-US"/>
        </w:rPr>
      </w:pPr>
      <w:bookmarkStart w:id="17" w:name="_Toc83646604"/>
      <w:r w:rsidRPr="006E4594">
        <w:rPr>
          <w:lang w:val="en-CA" w:eastAsia="en-US"/>
        </w:rPr>
        <w:t>Methodology</w:t>
      </w:r>
      <w:bookmarkEnd w:id="17"/>
    </w:p>
    <w:p w14:paraId="782BDF58" w14:textId="2AE27BB1" w:rsidR="0013412C" w:rsidRDefault="0013412C" w:rsidP="00030F16">
      <w:pPr>
        <w:rPr>
          <w:ins w:id="18" w:author="Boulianne,Vincent (ECCC)" w:date="2021-09-27T11:09:00Z"/>
          <w:lang w:val="en-CA" w:eastAsia="en-US"/>
        </w:rPr>
        <w:pPrChange w:id="19" w:author="Boulianne,Vincent (ECCC)" w:date="2021-09-27T10:45:00Z">
          <w:pPr>
            <w:pStyle w:val="Titre2"/>
          </w:pPr>
        </w:pPrChange>
      </w:pPr>
      <w:ins w:id="20" w:author="Boulianne,Vincent (ECCC)" w:date="2021-09-27T10:55:00Z">
        <w:r>
          <w:rPr>
            <w:lang w:val="en-CA" w:eastAsia="en-US"/>
          </w:rPr>
          <w:t xml:space="preserve">The sequential numbering </w:t>
        </w:r>
      </w:ins>
      <w:ins w:id="21" w:author="Boulianne,Vincent (ECCC)" w:date="2021-09-27T11:06:00Z">
        <w:r w:rsidR="00A71C23">
          <w:rPr>
            <w:lang w:val="en-CA" w:eastAsia="en-US"/>
          </w:rPr>
          <w:t>is</w:t>
        </w:r>
      </w:ins>
      <w:ins w:id="22" w:author="Boulianne,Vincent (ECCC)" w:date="2021-09-27T10:55:00Z">
        <w:r>
          <w:rPr>
            <w:lang w:val="en-CA" w:eastAsia="en-US"/>
          </w:rPr>
          <w:t xml:space="preserve"> to be grouped by sector and to </w:t>
        </w:r>
      </w:ins>
      <w:ins w:id="23" w:author="Boulianne,Vincent (ECCC)" w:date="2021-09-27T10:57:00Z">
        <w:r>
          <w:rPr>
            <w:lang w:val="en-CA" w:eastAsia="en-US"/>
          </w:rPr>
          <w:t>proceed</w:t>
        </w:r>
      </w:ins>
      <w:ins w:id="24" w:author="Boulianne,Vincent (ECCC)" w:date="2021-09-27T10:55:00Z">
        <w:r>
          <w:rPr>
            <w:lang w:val="en-CA" w:eastAsia="en-US"/>
          </w:rPr>
          <w:t xml:space="preserve"> with a simple </w:t>
        </w:r>
      </w:ins>
      <w:ins w:id="25" w:author="Boulianne,Vincent (ECCC)" w:date="2021-09-27T10:56:00Z">
        <w:r>
          <w:rPr>
            <w:lang w:val="en-CA" w:eastAsia="en-US"/>
          </w:rPr>
          <w:t xml:space="preserve">nomenclature. </w:t>
        </w:r>
      </w:ins>
      <w:ins w:id="26" w:author="Boulianne,Vincent (ECCC)" w:date="2021-09-27T11:08:00Z">
        <w:r w:rsidR="00A71C23" w:rsidRPr="006E4594">
          <w:rPr>
            <w:lang w:val="en-CA" w:eastAsia="en-US"/>
          </w:rPr>
          <w:t xml:space="preserve">Once the </w:t>
        </w:r>
        <w:r w:rsidR="00AB40E6">
          <w:rPr>
            <w:lang w:val="en-CA" w:eastAsia="en-US"/>
          </w:rPr>
          <w:t xml:space="preserve">segments are grouped by sector, </w:t>
        </w:r>
        <w:r w:rsidR="00A71C23" w:rsidRPr="006E4594">
          <w:rPr>
            <w:lang w:val="en-CA" w:eastAsia="en-US"/>
          </w:rPr>
          <w:t xml:space="preserve">a way to establish a spatial relationship between </w:t>
        </w:r>
        <w:r w:rsidR="00A71C23">
          <w:rPr>
            <w:lang w:val="en-CA" w:eastAsia="en-US"/>
          </w:rPr>
          <w:t xml:space="preserve">each </w:t>
        </w:r>
        <w:r w:rsidR="00A71C23" w:rsidRPr="006E4594">
          <w:rPr>
            <w:lang w:val="en-CA" w:eastAsia="en-US"/>
          </w:rPr>
          <w:t>segments</w:t>
        </w:r>
      </w:ins>
      <w:ins w:id="27" w:author="Boulianne,Vincent (ECCC)" w:date="2021-09-27T14:16:00Z">
        <w:r w:rsidR="00AB40E6">
          <w:rPr>
            <w:lang w:val="en-CA" w:eastAsia="en-US"/>
          </w:rPr>
          <w:t xml:space="preserve"> has to be found</w:t>
        </w:r>
      </w:ins>
      <w:ins w:id="28" w:author="Boulianne,Vincent (ECCC)" w:date="2021-09-27T11:08:00Z">
        <w:r w:rsidR="00A71C23" w:rsidRPr="006E4594">
          <w:rPr>
            <w:lang w:val="en-CA" w:eastAsia="en-US"/>
          </w:rPr>
          <w:t>. Ideally, close segments would be numerically related.</w:t>
        </w:r>
      </w:ins>
      <w:ins w:id="29" w:author="Boulianne,Vincent (ECCC)" w:date="2021-09-27T11:09:00Z">
        <w:r w:rsidR="00A71C23">
          <w:rPr>
            <w:lang w:val="en-CA" w:eastAsia="en-US"/>
          </w:rPr>
          <w:t xml:space="preserve"> </w:t>
        </w:r>
      </w:ins>
      <w:ins w:id="30" w:author="Boulianne,Vincent (ECCC)" w:date="2021-09-27T10:56:00Z">
        <w:r>
          <w:rPr>
            <w:lang w:val="en-CA" w:eastAsia="en-US"/>
          </w:rPr>
          <w:t xml:space="preserve">If there </w:t>
        </w:r>
      </w:ins>
      <w:ins w:id="31" w:author="Boulianne,Vincent (ECCC)" w:date="2021-09-27T10:58:00Z">
        <w:r>
          <w:rPr>
            <w:lang w:val="en-CA" w:eastAsia="en-US"/>
          </w:rPr>
          <w:t>is</w:t>
        </w:r>
      </w:ins>
      <w:ins w:id="32" w:author="Boulianne,Vincent (ECCC)" w:date="2021-09-27T10:56:00Z">
        <w:r>
          <w:rPr>
            <w:lang w:val="en-CA" w:eastAsia="en-US"/>
          </w:rPr>
          <w:t xml:space="preserve"> a </w:t>
        </w:r>
      </w:ins>
      <w:ins w:id="33" w:author="Boulianne,Vincent (ECCC)" w:date="2021-09-27T10:58:00Z">
        <w:r>
          <w:rPr>
            <w:lang w:val="en-CA" w:eastAsia="en-US"/>
          </w:rPr>
          <w:t>total</w:t>
        </w:r>
      </w:ins>
      <w:ins w:id="34" w:author="Boulianne,Vincent (ECCC)" w:date="2021-09-27T10:56:00Z">
        <w:r>
          <w:rPr>
            <w:lang w:val="en-CA" w:eastAsia="en-US"/>
          </w:rPr>
          <w:t xml:space="preserve"> of 11 segments </w:t>
        </w:r>
      </w:ins>
      <w:ins w:id="35" w:author="Boulianne,Vincent (ECCC)" w:date="2021-09-27T10:57:00Z">
        <w:r>
          <w:rPr>
            <w:lang w:val="en-CA" w:eastAsia="en-US"/>
          </w:rPr>
          <w:t xml:space="preserve">in a sector, they </w:t>
        </w:r>
      </w:ins>
      <w:ins w:id="36" w:author="Boulianne,Vincent (ECCC)" w:date="2021-09-27T11:09:00Z">
        <w:r w:rsidR="00A71C23">
          <w:rPr>
            <w:lang w:val="en-CA" w:eastAsia="en-US"/>
          </w:rPr>
          <w:t>will be</w:t>
        </w:r>
      </w:ins>
      <w:ins w:id="37" w:author="Boulianne,Vincent (ECCC)" w:date="2021-09-27T10:57:00Z">
        <w:r>
          <w:rPr>
            <w:lang w:val="en-CA" w:eastAsia="en-US"/>
          </w:rPr>
          <w:t xml:space="preserve"> named from 1 to 11. This </w:t>
        </w:r>
      </w:ins>
      <w:ins w:id="38" w:author="Boulianne,Vincent (ECCC)" w:date="2021-09-27T10:58:00Z">
        <w:r>
          <w:rPr>
            <w:lang w:val="en-CA" w:eastAsia="en-US"/>
          </w:rPr>
          <w:t xml:space="preserve">would provide a simple reference and logical reference for each segment. </w:t>
        </w:r>
      </w:ins>
      <w:ins w:id="39" w:author="Boulianne,Vincent (ECCC)" w:date="2021-09-27T11:00:00Z">
        <w:r>
          <w:rPr>
            <w:lang w:val="en-CA" w:eastAsia="en-US"/>
          </w:rPr>
          <w:t>A segment could be named “03</w:t>
        </w:r>
      </w:ins>
      <w:ins w:id="40" w:author="Boulianne,Vincent (ECCC)" w:date="2021-09-27T11:01:00Z">
        <w:r>
          <w:rPr>
            <w:lang w:val="en-CA" w:eastAsia="en-US"/>
          </w:rPr>
          <w:t>1H05</w:t>
        </w:r>
      </w:ins>
      <w:ins w:id="41" w:author="Boulianne,Vincent (ECCC)" w:date="2021-09-27T11:09:00Z">
        <w:r w:rsidR="00A71C23">
          <w:rPr>
            <w:lang w:val="en-CA" w:eastAsia="en-US"/>
          </w:rPr>
          <w:t>-0001</w:t>
        </w:r>
      </w:ins>
      <w:ins w:id="42" w:author="Boulianne,Vincent (ECCC)" w:date="2021-09-27T11:01:00Z">
        <w:r>
          <w:rPr>
            <w:lang w:val="en-CA" w:eastAsia="en-US"/>
          </w:rPr>
          <w:t>”</w:t>
        </w:r>
        <w:r w:rsidR="00A71C23">
          <w:rPr>
            <w:lang w:val="en-CA" w:eastAsia="en-US"/>
          </w:rPr>
          <w:t xml:space="preserve">. </w:t>
        </w:r>
      </w:ins>
      <w:ins w:id="43" w:author="Boulianne,Vincent (ECCC)" w:date="2021-09-27T11:10:00Z">
        <w:r w:rsidR="00A71C23">
          <w:rPr>
            <w:lang w:val="en-CA" w:eastAsia="en-US"/>
          </w:rPr>
          <w:t xml:space="preserve">Leading zeros </w:t>
        </w:r>
      </w:ins>
      <w:ins w:id="44" w:author="Boulianne,Vincent (ECCC)" w:date="2021-09-27T14:16:00Z">
        <w:r w:rsidR="00AB40E6">
          <w:rPr>
            <w:lang w:val="en-CA" w:eastAsia="en-US"/>
          </w:rPr>
          <w:t>could be</w:t>
        </w:r>
      </w:ins>
      <w:ins w:id="45" w:author="Boulianne,Vincent (ECCC)" w:date="2021-09-27T11:10:00Z">
        <w:r w:rsidR="00A71C23">
          <w:rPr>
            <w:lang w:val="en-CA" w:eastAsia="en-US"/>
          </w:rPr>
          <w:t xml:space="preserve"> added to provide a sorting capability (if that would be absent</w:t>
        </w:r>
      </w:ins>
      <w:ins w:id="46" w:author="Boulianne,Vincent (ECCC)" w:date="2021-09-27T11:11:00Z">
        <w:r w:rsidR="00A71C23">
          <w:rPr>
            <w:lang w:val="en-CA" w:eastAsia="en-US"/>
          </w:rPr>
          <w:t>,</w:t>
        </w:r>
      </w:ins>
      <w:ins w:id="47" w:author="Boulianne,Vincent (ECCC)" w:date="2021-09-27T11:10:00Z">
        <w:r w:rsidR="00A71C23">
          <w:rPr>
            <w:lang w:val="en-CA" w:eastAsia="en-US"/>
          </w:rPr>
          <w:t xml:space="preserve"> </w:t>
        </w:r>
      </w:ins>
      <w:ins w:id="48" w:author="Boulianne,Vincent (ECCC)" w:date="2021-09-27T11:11:00Z">
        <w:r w:rsidR="00A71C23">
          <w:rPr>
            <w:lang w:val="en-CA" w:eastAsia="en-US"/>
          </w:rPr>
          <w:t>031H05-10 would follow 031H05-1).</w:t>
        </w:r>
      </w:ins>
    </w:p>
    <w:p w14:paraId="5FA0F864" w14:textId="100430A8" w:rsidR="00700CF8" w:rsidRPr="00A71C23" w:rsidRDefault="00A71C23" w:rsidP="00A71C23">
      <w:pPr>
        <w:rPr>
          <w:lang w:val="en-CA" w:eastAsia="en-US"/>
        </w:rPr>
        <w:pPrChange w:id="49" w:author="Boulianne,Vincent (ECCC)" w:date="2021-09-27T11:10:00Z">
          <w:pPr>
            <w:pStyle w:val="Paragraphedeliste"/>
          </w:pPr>
        </w:pPrChange>
      </w:pPr>
      <w:ins w:id="50" w:author="Boulianne,Vincent (ECCC)" w:date="2021-09-27T11:09:00Z">
        <w:r w:rsidRPr="006E4594">
          <w:rPr>
            <w:lang w:val="en-CA" w:eastAsia="en-US"/>
          </w:rPr>
          <w:t>There are different options that can used to name the segments sequentially.</w:t>
        </w:r>
      </w:ins>
    </w:p>
    <w:p w14:paraId="05B88167" w14:textId="26E385E6" w:rsidR="00ED7840" w:rsidRPr="006E4594" w:rsidRDefault="00ED7840" w:rsidP="00ED0B90">
      <w:pPr>
        <w:pStyle w:val="Titre2"/>
        <w:rPr>
          <w:lang w:val="en-CA" w:eastAsia="en-US"/>
        </w:rPr>
      </w:pPr>
      <w:bookmarkStart w:id="51" w:name="_Toc83646605"/>
      <w:r w:rsidRPr="006E4594">
        <w:rPr>
          <w:lang w:val="en-CA" w:eastAsia="en-US"/>
        </w:rPr>
        <w:t>Sequential naming of segmentation options</w:t>
      </w:r>
      <w:bookmarkEnd w:id="51"/>
    </w:p>
    <w:p w14:paraId="5EBBD2BF" w14:textId="309109EC" w:rsidR="00ED0B90" w:rsidRPr="006E4594" w:rsidRDefault="00E751CF" w:rsidP="00ED0B90">
      <w:pPr>
        <w:pStyle w:val="Titre3"/>
        <w:rPr>
          <w:lang w:eastAsia="en-US"/>
        </w:rPr>
      </w:pPr>
      <w:bookmarkStart w:id="52" w:name="_Toc83646606"/>
      <w:r w:rsidRPr="006E4594">
        <w:rPr>
          <w:lang w:eastAsia="en-US"/>
        </w:rPr>
        <w:t>By</w:t>
      </w:r>
      <w:r w:rsidR="00ED0B90" w:rsidRPr="006E4594">
        <w:rPr>
          <w:lang w:eastAsia="en-US"/>
        </w:rPr>
        <w:t xml:space="preserve"> </w:t>
      </w:r>
      <w:r w:rsidR="00D3139C">
        <w:rPr>
          <w:lang w:eastAsia="en-US"/>
        </w:rPr>
        <w:t>Ordering F</w:t>
      </w:r>
      <w:r w:rsidR="00ED0B90" w:rsidRPr="006E4594">
        <w:rPr>
          <w:lang w:eastAsia="en-US"/>
        </w:rPr>
        <w:t>ield</w:t>
      </w:r>
      <w:r w:rsidRPr="006E4594">
        <w:rPr>
          <w:lang w:eastAsia="en-US"/>
        </w:rPr>
        <w:t>:</w:t>
      </w:r>
      <w:bookmarkEnd w:id="52"/>
    </w:p>
    <w:p w14:paraId="6FA18E50" w14:textId="7247182A" w:rsidR="00ED0B90" w:rsidRPr="006E4594" w:rsidRDefault="00ED0B90" w:rsidP="00ED0B90">
      <w:pPr>
        <w:pStyle w:val="Paragraphedeliste"/>
        <w:numPr>
          <w:ilvl w:val="0"/>
          <w:numId w:val="13"/>
        </w:numPr>
        <w:rPr>
          <w:lang w:val="en-CA" w:eastAsia="en-US"/>
        </w:rPr>
      </w:pPr>
      <w:r w:rsidRPr="006E4594">
        <w:rPr>
          <w:lang w:val="en-CA" w:eastAsia="en-US"/>
        </w:rPr>
        <w:t>Use ordering field in which the segments have been already spatially sorted manually or automatically.</w:t>
      </w:r>
      <w:ins w:id="53" w:author="Boulianne,Vincent (ECCC)" w:date="2021-09-27T14:16:00Z">
        <w:r w:rsidR="00AB40E6">
          <w:rPr>
            <w:lang w:val="en-CA" w:eastAsia="en-US"/>
          </w:rPr>
          <w:t xml:space="preserve"> </w:t>
        </w:r>
      </w:ins>
      <w:ins w:id="54" w:author="Boulianne,Vincent (ECCC)" w:date="2021-09-27T14:17:00Z">
        <w:r w:rsidR="00AB40E6">
          <w:rPr>
            <w:lang w:val="en-CA" w:eastAsia="en-US"/>
          </w:rPr>
          <w:t>Each segment of a shoreline would already have an assigned sequential number. The segments in a sector could be named following that sequence</w:t>
        </w:r>
      </w:ins>
      <w:ins w:id="55" w:author="Boulianne,Vincent (ECCC)" w:date="2021-09-27T14:18:00Z">
        <w:r w:rsidR="00AB40E6">
          <w:rPr>
            <w:lang w:val="en-CA" w:eastAsia="en-US"/>
          </w:rPr>
          <w:t>. For example segments with sequential numbers  1514, 151</w:t>
        </w:r>
      </w:ins>
      <w:ins w:id="56" w:author="Boulianne,Vincent (ECCC)" w:date="2021-09-27T14:19:00Z">
        <w:r w:rsidR="00AB40E6">
          <w:rPr>
            <w:lang w:val="en-CA" w:eastAsia="en-US"/>
          </w:rPr>
          <w:t>5</w:t>
        </w:r>
      </w:ins>
      <w:ins w:id="57" w:author="Boulianne,Vincent (ECCC)" w:date="2021-09-27T14:18:00Z">
        <w:r w:rsidR="00AB40E6">
          <w:rPr>
            <w:lang w:val="en-CA" w:eastAsia="en-US"/>
          </w:rPr>
          <w:t>, 151</w:t>
        </w:r>
      </w:ins>
      <w:ins w:id="58" w:author="Boulianne,Vincent (ECCC)" w:date="2021-09-27T14:19:00Z">
        <w:r w:rsidR="00AB40E6">
          <w:rPr>
            <w:lang w:val="en-CA" w:eastAsia="en-US"/>
          </w:rPr>
          <w:t>7</w:t>
        </w:r>
      </w:ins>
      <w:ins w:id="59" w:author="Boulianne,Vincent (ECCC)" w:date="2021-09-27T14:18:00Z">
        <w:r w:rsidR="00AB40E6">
          <w:rPr>
            <w:lang w:val="en-CA" w:eastAsia="en-US"/>
          </w:rPr>
          <w:t xml:space="preserve">, 1526 could </w:t>
        </w:r>
      </w:ins>
      <w:ins w:id="60" w:author="Boulianne,Vincent (ECCC)" w:date="2021-09-27T14:19:00Z">
        <w:r w:rsidR="00AB40E6">
          <w:rPr>
            <w:lang w:val="en-CA" w:eastAsia="en-US"/>
          </w:rPr>
          <w:t>be named 031H05-0001, 031H05-0002, 031H05-0003, and 031H05</w:t>
        </w:r>
        <w:r w:rsidR="00C90058">
          <w:rPr>
            <w:lang w:val="en-CA" w:eastAsia="en-US"/>
          </w:rPr>
          <w:t>-0004 if they are the only segments in a sector.</w:t>
        </w:r>
      </w:ins>
    </w:p>
    <w:p w14:paraId="0478433B" w14:textId="06F50E15" w:rsidR="00ED7840" w:rsidRPr="006E4594" w:rsidRDefault="00D3139C" w:rsidP="00ED7840">
      <w:pPr>
        <w:pStyle w:val="Titre3"/>
        <w:rPr>
          <w:lang w:eastAsia="en-US"/>
        </w:rPr>
      </w:pPr>
      <w:bookmarkStart w:id="61" w:name="_Toc83646607"/>
      <w:r>
        <w:rPr>
          <w:lang w:eastAsia="en-US"/>
        </w:rPr>
        <w:t>By P</w:t>
      </w:r>
      <w:r w:rsidR="00E751CF" w:rsidRPr="006E4594">
        <w:rPr>
          <w:lang w:eastAsia="en-US"/>
        </w:rPr>
        <w:t>roximity</w:t>
      </w:r>
      <w:r w:rsidR="00ED7840" w:rsidRPr="006E4594">
        <w:rPr>
          <w:lang w:eastAsia="en-US"/>
        </w:rPr>
        <w:t xml:space="preserve"> </w:t>
      </w:r>
      <w:r w:rsidR="00E751CF" w:rsidRPr="006E4594">
        <w:rPr>
          <w:lang w:eastAsia="en-US"/>
        </w:rPr>
        <w:t>(</w:t>
      </w:r>
      <w:r w:rsidR="00ED7840" w:rsidRPr="006E4594">
        <w:rPr>
          <w:lang w:eastAsia="en-US"/>
        </w:rPr>
        <w:t>nearest neighbour</w:t>
      </w:r>
      <w:r w:rsidR="00E751CF" w:rsidRPr="006E4594">
        <w:rPr>
          <w:lang w:eastAsia="en-US"/>
        </w:rPr>
        <w:t>):</w:t>
      </w:r>
      <w:bookmarkEnd w:id="61"/>
    </w:p>
    <w:p w14:paraId="14B7E522" w14:textId="77777777" w:rsidR="00ED7840" w:rsidRPr="006E4594" w:rsidRDefault="00ED7840" w:rsidP="00ED7840">
      <w:pPr>
        <w:pStyle w:val="Paragraphedeliste"/>
        <w:numPr>
          <w:ilvl w:val="0"/>
          <w:numId w:val="8"/>
        </w:numPr>
        <w:ind w:left="284" w:firstLine="142"/>
        <w:rPr>
          <w:lang w:val="en-CA" w:eastAsia="en-US"/>
        </w:rPr>
      </w:pPr>
      <w:r w:rsidRPr="006E4594">
        <w:rPr>
          <w:lang w:val="en-CA" w:eastAsia="en-US"/>
        </w:rPr>
        <w:t xml:space="preserve">Find nearest neighbour within the grid and name it sequentially starting with the leftmost segment. </w:t>
      </w:r>
    </w:p>
    <w:p w14:paraId="6DDE13C1" w14:textId="76DB3D6C" w:rsidR="00ED7840" w:rsidRPr="006E4594" w:rsidRDefault="00ED7840" w:rsidP="00ED7840">
      <w:pPr>
        <w:ind w:left="1080"/>
        <w:rPr>
          <w:lang w:val="en-CA" w:eastAsia="en-US"/>
        </w:rPr>
      </w:pPr>
      <w:r w:rsidRPr="006E4594">
        <w:rPr>
          <w:lang w:val="en-CA" w:eastAsia="en-US"/>
        </w:rPr>
        <w:t>Options available are</w:t>
      </w:r>
      <w:r w:rsidR="006E4594">
        <w:rPr>
          <w:lang w:val="en-CA" w:eastAsia="en-US"/>
        </w:rPr>
        <w:t>:</w:t>
      </w:r>
    </w:p>
    <w:p w14:paraId="7BA8BB1C" w14:textId="53D041CF" w:rsidR="00ED7840" w:rsidRPr="006E4594" w:rsidRDefault="00ED7840" w:rsidP="00ED7840">
      <w:pPr>
        <w:pStyle w:val="Paragraphedeliste"/>
        <w:numPr>
          <w:ilvl w:val="1"/>
          <w:numId w:val="8"/>
        </w:numPr>
        <w:rPr>
          <w:lang w:val="en-CA" w:eastAsia="en-US"/>
        </w:rPr>
      </w:pPr>
      <w:r w:rsidRPr="006E4594">
        <w:rPr>
          <w:lang w:val="en-CA" w:eastAsia="en-US"/>
        </w:rPr>
        <w:t xml:space="preserve">To find spatially the first segment </w:t>
      </w:r>
      <w:r w:rsidR="00321A22" w:rsidRPr="006E4594">
        <w:rPr>
          <w:lang w:val="en-CA" w:eastAsia="en-US"/>
        </w:rPr>
        <w:t>th</w:t>
      </w:r>
      <w:r w:rsidR="006E4594">
        <w:rPr>
          <w:lang w:val="en-CA" w:eastAsia="en-US"/>
        </w:rPr>
        <w:t>r</w:t>
      </w:r>
      <w:r w:rsidR="00321A22" w:rsidRPr="006E4594">
        <w:rPr>
          <w:lang w:val="en-CA" w:eastAsia="en-US"/>
        </w:rPr>
        <w:t>ough the proximity of segments in adjoining sectors</w:t>
      </w:r>
    </w:p>
    <w:p w14:paraId="639B3646" w14:textId="76F109F8" w:rsidR="00E751CF" w:rsidRPr="006E4594" w:rsidRDefault="00ED7840" w:rsidP="00E751CF">
      <w:pPr>
        <w:pStyle w:val="Paragraphedeliste"/>
        <w:numPr>
          <w:ilvl w:val="1"/>
          <w:numId w:val="8"/>
        </w:numPr>
        <w:rPr>
          <w:lang w:val="en-CA" w:eastAsia="en-US"/>
        </w:rPr>
      </w:pPr>
      <w:r w:rsidRPr="006E4594">
        <w:rPr>
          <w:lang w:val="en-CA" w:eastAsia="en-US"/>
        </w:rPr>
        <w:t xml:space="preserve">To select the segment with the lowest </w:t>
      </w:r>
      <w:r w:rsidR="00ED0B90" w:rsidRPr="006E4594">
        <w:rPr>
          <w:lang w:val="en-CA" w:eastAsia="en-US"/>
        </w:rPr>
        <w:t>value in an ordering field</w:t>
      </w:r>
      <w:r w:rsidRPr="006E4594">
        <w:rPr>
          <w:lang w:val="en-CA" w:eastAsia="en-US"/>
        </w:rPr>
        <w:t>. Usually, segment should have been created in sequence.</w:t>
      </w:r>
      <w:r w:rsidR="00321A22" w:rsidRPr="006E4594">
        <w:rPr>
          <w:lang w:val="en-CA" w:eastAsia="en-US"/>
        </w:rPr>
        <w:t xml:space="preserve"> This does not preclude the possibility of an outlier. </w:t>
      </w:r>
    </w:p>
    <w:p w14:paraId="6885F04F" w14:textId="216EFE31" w:rsidR="007474D7" w:rsidRPr="00D3139C" w:rsidRDefault="007474D7" w:rsidP="00D3139C">
      <w:pPr>
        <w:pStyle w:val="Titre3"/>
      </w:pPr>
      <w:bookmarkStart w:id="62" w:name="_Toc83646608"/>
      <w:r w:rsidRPr="00D3139C">
        <w:rPr>
          <w:rStyle w:val="Titre3Car"/>
          <w:b/>
        </w:rPr>
        <w:t xml:space="preserve">By </w:t>
      </w:r>
      <w:r w:rsidR="00D3139C" w:rsidRPr="00D3139C">
        <w:rPr>
          <w:rStyle w:val="Titre3Car"/>
          <w:b/>
        </w:rPr>
        <w:t>Landmass</w:t>
      </w:r>
      <w:r w:rsidRPr="00D3139C">
        <w:t>:</w:t>
      </w:r>
      <w:bookmarkEnd w:id="62"/>
    </w:p>
    <w:p w14:paraId="7560FAE9" w14:textId="77777777" w:rsidR="007474D7" w:rsidRPr="006E4594" w:rsidRDefault="007474D7" w:rsidP="007474D7">
      <w:pPr>
        <w:pStyle w:val="Paragraphedeliste"/>
        <w:numPr>
          <w:ilvl w:val="0"/>
          <w:numId w:val="6"/>
        </w:numPr>
        <w:rPr>
          <w:lang w:val="en-CA" w:eastAsia="en-US"/>
        </w:rPr>
      </w:pPr>
      <w:r w:rsidRPr="006E4594">
        <w:rPr>
          <w:lang w:val="en-CA" w:eastAsia="en-US"/>
        </w:rPr>
        <w:t>List all land mass with a unique identifier</w:t>
      </w:r>
    </w:p>
    <w:p w14:paraId="2486B249" w14:textId="77777777" w:rsidR="007474D7" w:rsidRPr="006E4594" w:rsidRDefault="007474D7" w:rsidP="007474D7">
      <w:pPr>
        <w:pStyle w:val="Paragraphedeliste"/>
        <w:numPr>
          <w:ilvl w:val="0"/>
          <w:numId w:val="6"/>
        </w:numPr>
        <w:rPr>
          <w:lang w:val="en-CA" w:eastAsia="en-US"/>
        </w:rPr>
      </w:pPr>
      <w:r w:rsidRPr="006E4594">
        <w:rPr>
          <w:lang w:val="en-CA" w:eastAsia="en-US"/>
        </w:rPr>
        <w:t>Group all segments by landmass</w:t>
      </w:r>
    </w:p>
    <w:p w14:paraId="18186170" w14:textId="7779797D" w:rsidR="007474D7" w:rsidRPr="006E4594" w:rsidRDefault="007474D7" w:rsidP="007474D7">
      <w:pPr>
        <w:pStyle w:val="Paragraphedeliste"/>
        <w:numPr>
          <w:ilvl w:val="0"/>
          <w:numId w:val="6"/>
        </w:numPr>
        <w:rPr>
          <w:lang w:val="en-CA" w:eastAsia="en-US"/>
        </w:rPr>
      </w:pPr>
      <w:r w:rsidRPr="006E4594">
        <w:rPr>
          <w:lang w:val="en-CA" w:eastAsia="en-US"/>
        </w:rPr>
        <w:t>Identify each segment in a landmass sequentially starting from</w:t>
      </w:r>
      <w:r w:rsidR="006E4594">
        <w:rPr>
          <w:lang w:val="en-CA" w:eastAsia="en-US"/>
        </w:rPr>
        <w:t xml:space="preserve"> the</w:t>
      </w:r>
      <w:r w:rsidRPr="006E4594">
        <w:rPr>
          <w:lang w:val="en-CA" w:eastAsia="en-US"/>
        </w:rPr>
        <w:t xml:space="preserve"> segment</w:t>
      </w:r>
      <w:r w:rsidR="006E4594">
        <w:rPr>
          <w:lang w:val="en-CA" w:eastAsia="en-US"/>
        </w:rPr>
        <w:t xml:space="preserve"> </w:t>
      </w:r>
      <w:r w:rsidRPr="006E4594">
        <w:rPr>
          <w:lang w:val="en-CA" w:eastAsia="en-US"/>
        </w:rPr>
        <w:t>to the bottom left.</w:t>
      </w:r>
    </w:p>
    <w:p w14:paraId="7F960578" w14:textId="642CDF7A" w:rsidR="00E751CF" w:rsidRPr="006E4594" w:rsidRDefault="00E751CF" w:rsidP="00D3139C">
      <w:pPr>
        <w:pStyle w:val="Titre3"/>
        <w:rPr>
          <w:lang w:eastAsia="en-US"/>
        </w:rPr>
      </w:pPr>
      <w:bookmarkStart w:id="63" w:name="_Toc83646609"/>
      <w:r w:rsidRPr="006E4594">
        <w:rPr>
          <w:lang w:eastAsia="en-US"/>
        </w:rPr>
        <w:t>By Network/</w:t>
      </w:r>
      <w:r w:rsidR="00E07299" w:rsidRPr="006E4594">
        <w:rPr>
          <w:lang w:eastAsia="en-US"/>
        </w:rPr>
        <w:t>Topology</w:t>
      </w:r>
      <w:r w:rsidRPr="006E4594">
        <w:rPr>
          <w:lang w:eastAsia="en-US"/>
        </w:rPr>
        <w:t>:</w:t>
      </w:r>
      <w:bookmarkEnd w:id="63"/>
    </w:p>
    <w:p w14:paraId="540A1123" w14:textId="72AAB3F4" w:rsidR="00700CF8" w:rsidRPr="006E4594" w:rsidRDefault="00700CF8" w:rsidP="00E751CF">
      <w:pPr>
        <w:rPr>
          <w:lang w:val="en-CA" w:eastAsia="en-US"/>
        </w:rPr>
      </w:pPr>
      <w:r w:rsidRPr="006E4594">
        <w:rPr>
          <w:lang w:val="en-CA" w:eastAsia="en-US"/>
        </w:rPr>
        <w:t>This method would seek to ascertain spatial relationship through membership to a specify route.</w:t>
      </w:r>
      <w:r w:rsidR="00E07299" w:rsidRPr="006E4594">
        <w:rPr>
          <w:lang w:val="en-CA" w:eastAsia="en-US"/>
        </w:rPr>
        <w:t xml:space="preserve"> Multiple “route” would need to be created for each landmass.</w:t>
      </w:r>
      <w:r w:rsidR="00B87F41" w:rsidRPr="006E4594">
        <w:rPr>
          <w:lang w:val="en-CA" w:eastAsia="en-US"/>
        </w:rPr>
        <w:t xml:space="preserve"> As is discussed below, this method would present multiple challenges. </w:t>
      </w:r>
    </w:p>
    <w:p w14:paraId="432B66DD" w14:textId="59B9631B" w:rsidR="00ED7840" w:rsidRPr="006E4594" w:rsidRDefault="00ED7840" w:rsidP="00ED7840">
      <w:pPr>
        <w:rPr>
          <w:lang w:val="en-CA" w:eastAsia="en-US"/>
        </w:rPr>
      </w:pPr>
    </w:p>
    <w:p w14:paraId="6FA3E7CB" w14:textId="7D1AB69F" w:rsidR="00027F1A" w:rsidRDefault="00027F1A" w:rsidP="0052777C">
      <w:pPr>
        <w:pStyle w:val="Titre2"/>
        <w:rPr>
          <w:ins w:id="64" w:author="Boulianne,Vincent (ECCC)" w:date="2021-09-27T10:59:00Z"/>
          <w:lang w:val="en-CA" w:eastAsia="en-US"/>
        </w:rPr>
      </w:pPr>
      <w:bookmarkStart w:id="65" w:name="_Toc83646610"/>
      <w:r w:rsidRPr="006E4594">
        <w:rPr>
          <w:lang w:val="en-CA" w:eastAsia="en-US"/>
        </w:rPr>
        <w:t>Challenges and Issues</w:t>
      </w:r>
      <w:bookmarkEnd w:id="65"/>
    </w:p>
    <w:p w14:paraId="04DCDF03" w14:textId="2E28BC6E" w:rsidR="0013412C" w:rsidRPr="00A71C23" w:rsidRDefault="0013412C" w:rsidP="0013412C">
      <w:pPr>
        <w:rPr>
          <w:lang w:val="en-CA" w:eastAsia="en-US"/>
        </w:rPr>
        <w:pPrChange w:id="66" w:author="Boulianne,Vincent (ECCC)" w:date="2021-09-27T10:59:00Z">
          <w:pPr>
            <w:pStyle w:val="Titre2"/>
          </w:pPr>
        </w:pPrChange>
      </w:pPr>
      <w:ins w:id="67" w:author="Boulianne,Vincent (ECCC)" w:date="2021-09-27T10:59:00Z">
        <w:r>
          <w:rPr>
            <w:lang w:val="en-CA" w:eastAsia="en-US"/>
          </w:rPr>
          <w:t>The choice of a grid based numbering brings its challenges but the greatest hurdles are in heterogeneous nature of the shoreline. While a simple shoreline is easy to process, archipelagoes will prove to be harder.</w:t>
        </w:r>
      </w:ins>
    </w:p>
    <w:p w14:paraId="3690F3D5" w14:textId="75A13946" w:rsidR="00027F1A" w:rsidRPr="006E4594" w:rsidRDefault="00027F1A" w:rsidP="00027F1A">
      <w:pPr>
        <w:pStyle w:val="Paragraphedeliste"/>
        <w:numPr>
          <w:ilvl w:val="0"/>
          <w:numId w:val="10"/>
        </w:numPr>
        <w:rPr>
          <w:lang w:val="en-CA" w:eastAsia="en-US"/>
        </w:rPr>
      </w:pPr>
      <w:r w:rsidRPr="006E4594">
        <w:rPr>
          <w:lang w:val="en-CA" w:eastAsia="en-US"/>
        </w:rPr>
        <w:t xml:space="preserve">The first issue concerns the simple spatial relationship between landmasses. How can the segments be named according to a logical succession? Any script based approach would need to have </w:t>
      </w:r>
      <w:r w:rsidR="002A6B97" w:rsidRPr="006E4594">
        <w:rPr>
          <w:lang w:val="en-CA" w:eastAsia="en-US"/>
        </w:rPr>
        <w:t xml:space="preserve">a method to deal with </w:t>
      </w:r>
      <w:r w:rsidRPr="006E4594">
        <w:rPr>
          <w:lang w:val="en-CA" w:eastAsia="en-US"/>
        </w:rPr>
        <w:t>the proximity of each landmass or it might start numbering segments in a runaway process further away from the main land.</w:t>
      </w:r>
    </w:p>
    <w:p w14:paraId="6DB77F66" w14:textId="77777777" w:rsidR="00DD1415" w:rsidRPr="006E4594" w:rsidRDefault="00ED7840" w:rsidP="00DD1415">
      <w:pPr>
        <w:keepNext/>
        <w:jc w:val="center"/>
        <w:rPr>
          <w:lang w:val="en-CA"/>
        </w:rPr>
      </w:pPr>
      <w:r w:rsidRPr="006E4594">
        <w:rPr>
          <w:rFonts w:ascii="Times New Roman" w:hAnsi="Times New Roman" w:cs="Times New Roman"/>
          <w:noProof/>
          <w:sz w:val="24"/>
          <w:szCs w:val="24"/>
          <w:lang w:val="en-CA" w:eastAsia="en-CA"/>
        </w:rPr>
        <w:drawing>
          <wp:inline distT="0" distB="0" distL="0" distR="0" wp14:anchorId="526606AC" wp14:editId="3D63CBF5">
            <wp:extent cx="4089544" cy="2340781"/>
            <wp:effectExtent l="0" t="0" r="635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811" cy="2342651"/>
                    </a:xfrm>
                    <a:prstGeom prst="rect">
                      <a:avLst/>
                    </a:prstGeom>
                    <a:noFill/>
                  </pic:spPr>
                </pic:pic>
              </a:graphicData>
            </a:graphic>
          </wp:inline>
        </w:drawing>
      </w:r>
    </w:p>
    <w:p w14:paraId="5CADDF80" w14:textId="7677CDFB" w:rsidR="00ED7840" w:rsidRPr="006E4594" w:rsidRDefault="00DD1415" w:rsidP="00DD1415">
      <w:pPr>
        <w:pStyle w:val="Lgende"/>
        <w:jc w:val="center"/>
        <w:rPr>
          <w:lang w:val="en-CA" w:eastAsia="en-US"/>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2</w:t>
      </w:r>
      <w:r w:rsidRPr="006E4594">
        <w:rPr>
          <w:lang w:val="en-CA"/>
        </w:rPr>
        <w:fldChar w:fldCharType="end"/>
      </w:r>
      <w:r w:rsidRPr="006E4594">
        <w:rPr>
          <w:lang w:val="en-CA"/>
        </w:rPr>
        <w:t>. Sequential Naming</w:t>
      </w:r>
    </w:p>
    <w:p w14:paraId="63ACD6BB" w14:textId="77777777" w:rsidR="00027F1A" w:rsidRPr="006E4594" w:rsidRDefault="00027F1A" w:rsidP="00027F1A">
      <w:pPr>
        <w:pStyle w:val="Paragraphedeliste"/>
        <w:rPr>
          <w:lang w:val="en-CA" w:eastAsia="en-US"/>
        </w:rPr>
      </w:pPr>
    </w:p>
    <w:p w14:paraId="47EBCC31" w14:textId="21BADAAD" w:rsidR="005A32AE" w:rsidRPr="006E4594" w:rsidRDefault="00FF4876" w:rsidP="005A32AE">
      <w:pPr>
        <w:pStyle w:val="Paragraphedeliste"/>
        <w:numPr>
          <w:ilvl w:val="0"/>
          <w:numId w:val="10"/>
        </w:numPr>
        <w:rPr>
          <w:lang w:val="en-CA" w:eastAsia="en-US"/>
        </w:rPr>
      </w:pPr>
      <w:r w:rsidRPr="006E4594">
        <w:rPr>
          <w:lang w:val="en-CA" w:eastAsia="en-US"/>
        </w:rPr>
        <w:t xml:space="preserve">One of the main issues is the uneven nature of </w:t>
      </w:r>
      <w:r w:rsidR="00ED7840" w:rsidRPr="006E4594">
        <w:rPr>
          <w:lang w:val="en-CA" w:eastAsia="en-US"/>
        </w:rPr>
        <w:t>cut-offs</w:t>
      </w:r>
      <w:r w:rsidR="00027F1A" w:rsidRPr="006E4594">
        <w:rPr>
          <w:lang w:val="en-CA" w:eastAsia="en-US"/>
        </w:rPr>
        <w:t xml:space="preserve"> in the segments as they have been created</w:t>
      </w:r>
      <w:r w:rsidRPr="006E4594">
        <w:rPr>
          <w:lang w:val="en-CA" w:eastAsia="en-US"/>
        </w:rPr>
        <w:t>. It cut</w:t>
      </w:r>
      <w:r w:rsidR="005A32AE" w:rsidRPr="006E4594">
        <w:rPr>
          <w:lang w:val="en-CA" w:eastAsia="en-US"/>
        </w:rPr>
        <w:t>s</w:t>
      </w:r>
      <w:r w:rsidRPr="006E4594">
        <w:rPr>
          <w:lang w:val="en-CA" w:eastAsia="en-US"/>
        </w:rPr>
        <w:t xml:space="preserve"> </w:t>
      </w:r>
      <w:r w:rsidR="000379B4" w:rsidRPr="006E4594">
        <w:rPr>
          <w:lang w:val="en-CA" w:eastAsia="en-US"/>
        </w:rPr>
        <w:t>through</w:t>
      </w:r>
      <w:r w:rsidRPr="006E4594">
        <w:rPr>
          <w:lang w:val="en-CA" w:eastAsia="en-US"/>
        </w:rPr>
        <w:t xml:space="preserve"> landmasses</w:t>
      </w:r>
      <w:r w:rsidR="00027F1A" w:rsidRPr="006E4594">
        <w:rPr>
          <w:lang w:val="en-CA" w:eastAsia="en-US"/>
        </w:rPr>
        <w:t xml:space="preserve"> and group shorelines according to </w:t>
      </w:r>
      <w:r w:rsidR="002A6B97" w:rsidRPr="006E4594">
        <w:rPr>
          <w:lang w:val="en-CA" w:eastAsia="en-US"/>
        </w:rPr>
        <w:t>nature of the sediments and morphology present</w:t>
      </w:r>
      <w:r w:rsidRPr="006E4594">
        <w:rPr>
          <w:lang w:val="en-CA" w:eastAsia="en-US"/>
        </w:rPr>
        <w:t xml:space="preserve">. </w:t>
      </w:r>
      <w:r w:rsidR="005A32AE" w:rsidRPr="006E4594">
        <w:rPr>
          <w:lang w:val="en-CA" w:eastAsia="en-US"/>
        </w:rPr>
        <w:t>The subsequent problem is one of spatial relationship. What would be the closest segment?</w:t>
      </w:r>
      <w:r w:rsidR="00027F1A" w:rsidRPr="006E4594">
        <w:rPr>
          <w:lang w:val="en-CA" w:eastAsia="en-US"/>
        </w:rPr>
        <w:t xml:space="preserve"> </w:t>
      </w:r>
      <w:r w:rsidR="00ED0B90" w:rsidRPr="006E4594">
        <w:rPr>
          <w:lang w:val="en-CA" w:eastAsia="en-US"/>
        </w:rPr>
        <w:t>It is an issue that would particularly affect the idea of sor</w:t>
      </w:r>
      <w:r w:rsidR="00B87F41" w:rsidRPr="006E4594">
        <w:rPr>
          <w:lang w:val="en-CA" w:eastAsia="en-US"/>
        </w:rPr>
        <w:t>ting segments by landmass or the topology/network approach.</w:t>
      </w:r>
    </w:p>
    <w:p w14:paraId="0087D5FE" w14:textId="5F7E3D79" w:rsidR="00F07921" w:rsidRPr="006E4594" w:rsidRDefault="00F07921" w:rsidP="00F07921">
      <w:pPr>
        <w:rPr>
          <w:lang w:val="en-CA" w:eastAsia="en-US"/>
        </w:rPr>
      </w:pPr>
    </w:p>
    <w:p w14:paraId="70FD60EF" w14:textId="77777777" w:rsidR="00027F1A" w:rsidRPr="006E4594" w:rsidRDefault="00F07921" w:rsidP="00027F1A">
      <w:pPr>
        <w:keepNext/>
        <w:jc w:val="center"/>
        <w:rPr>
          <w:lang w:val="en-CA"/>
        </w:rPr>
      </w:pPr>
      <w:r w:rsidRPr="006E4594">
        <w:rPr>
          <w:noProof/>
          <w:lang w:val="en-CA" w:eastAsia="en-CA"/>
        </w:rPr>
        <w:drawing>
          <wp:inline distT="0" distB="0" distL="0" distR="0" wp14:anchorId="1C20365F" wp14:editId="245BE300">
            <wp:extent cx="5684293" cy="1206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2755" cy="1208466"/>
                    </a:xfrm>
                    <a:prstGeom prst="rect">
                      <a:avLst/>
                    </a:prstGeom>
                    <a:noFill/>
                  </pic:spPr>
                </pic:pic>
              </a:graphicData>
            </a:graphic>
          </wp:inline>
        </w:drawing>
      </w:r>
    </w:p>
    <w:p w14:paraId="02464B04" w14:textId="0588F583" w:rsidR="000E33D5" w:rsidRPr="006E4594" w:rsidRDefault="00027F1A" w:rsidP="00027F1A">
      <w:pPr>
        <w:pStyle w:val="Lgende"/>
        <w:jc w:val="center"/>
        <w:rPr>
          <w:lang w:val="en-CA"/>
        </w:rPr>
      </w:pPr>
      <w:bookmarkStart w:id="68" w:name="_Ref83629206"/>
      <w:bookmarkStart w:id="69" w:name="_Ref83629233"/>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3</w:t>
      </w:r>
      <w:r w:rsidRPr="006E4594">
        <w:rPr>
          <w:lang w:val="en-CA"/>
        </w:rPr>
        <w:fldChar w:fldCharType="end"/>
      </w:r>
      <w:bookmarkEnd w:id="69"/>
      <w:r w:rsidRPr="006E4594">
        <w:rPr>
          <w:lang w:val="en-CA"/>
        </w:rPr>
        <w:t xml:space="preserve">. </w:t>
      </w:r>
      <w:bookmarkStart w:id="70" w:name="_Ref83629219"/>
      <w:r w:rsidRPr="006E4594">
        <w:rPr>
          <w:lang w:val="en-CA"/>
        </w:rPr>
        <w:t>Individual segment</w:t>
      </w:r>
      <w:bookmarkEnd w:id="68"/>
      <w:bookmarkEnd w:id="70"/>
    </w:p>
    <w:p w14:paraId="172D7DC7" w14:textId="77777777" w:rsidR="00027F1A" w:rsidRPr="006E4594" w:rsidRDefault="00027F1A" w:rsidP="00027F1A">
      <w:pPr>
        <w:rPr>
          <w:lang w:val="en-CA"/>
        </w:rPr>
      </w:pPr>
    </w:p>
    <w:p w14:paraId="12F1AE08" w14:textId="78F7EAC6" w:rsidR="00027F1A" w:rsidRPr="006E4594" w:rsidRDefault="00027F1A" w:rsidP="00027F1A">
      <w:pPr>
        <w:pStyle w:val="Paragraphedeliste"/>
        <w:numPr>
          <w:ilvl w:val="0"/>
          <w:numId w:val="12"/>
        </w:numPr>
        <w:rPr>
          <w:lang w:val="en-CA" w:eastAsia="en-US"/>
        </w:rPr>
      </w:pPr>
      <w:r w:rsidRPr="006E4594">
        <w:rPr>
          <w:lang w:val="en-CA" w:eastAsia="en-US"/>
        </w:rPr>
        <w:t xml:space="preserve">An approach by grid may sometimes lead to </w:t>
      </w:r>
      <w:r w:rsidR="006E4594">
        <w:rPr>
          <w:lang w:val="en-CA" w:eastAsia="en-US"/>
        </w:rPr>
        <w:t xml:space="preserve">a </w:t>
      </w:r>
      <w:r w:rsidRPr="006E4594">
        <w:rPr>
          <w:lang w:val="en-CA" w:eastAsia="en-US"/>
        </w:rPr>
        <w:t>situation where a same landmass will have segments that are part of two or more sectors in a grid.</w:t>
      </w:r>
      <w:r w:rsidR="008049FD" w:rsidRPr="006E4594">
        <w:rPr>
          <w:lang w:val="en-CA" w:eastAsia="en-US"/>
        </w:rPr>
        <w:t xml:space="preserve"> This is an inevitable result of choosing to </w:t>
      </w:r>
      <w:r w:rsidR="006E4594">
        <w:rPr>
          <w:lang w:val="en-CA" w:eastAsia="en-US"/>
        </w:rPr>
        <w:t>divide segments</w:t>
      </w:r>
      <w:r w:rsidR="008049FD" w:rsidRPr="006E4594">
        <w:rPr>
          <w:lang w:val="en-CA" w:eastAsia="en-US"/>
        </w:rPr>
        <w:t xml:space="preserve"> by grid unless it follows the shore closely and its</w:t>
      </w:r>
      <w:r w:rsidR="006E4594">
        <w:rPr>
          <w:lang w:val="en-CA" w:eastAsia="en-US"/>
        </w:rPr>
        <w:t xml:space="preserve"> cell size is</w:t>
      </w:r>
      <w:r w:rsidR="008049FD" w:rsidRPr="006E4594">
        <w:rPr>
          <w:lang w:val="en-CA" w:eastAsia="en-US"/>
        </w:rPr>
        <w:t xml:space="preserve"> small. </w:t>
      </w:r>
      <w:ins w:id="71" w:author="Boulianne,Vincent (ECCC)" w:date="2021-09-27T11:16:00Z">
        <w:r w:rsidR="007D51BF">
          <w:rPr>
            <w:lang w:val="en-CA" w:eastAsia="en-US"/>
          </w:rPr>
          <w:t xml:space="preserve">It has been decided that is drawback is acceptable. </w:t>
        </w:r>
      </w:ins>
    </w:p>
    <w:p w14:paraId="514AEA3E" w14:textId="77777777" w:rsidR="001E2E86" w:rsidRPr="006E4594" w:rsidRDefault="008049FD" w:rsidP="001E2E86">
      <w:pPr>
        <w:keepNext/>
        <w:jc w:val="center"/>
        <w:rPr>
          <w:lang w:val="en-CA"/>
        </w:rPr>
      </w:pPr>
      <w:r w:rsidRPr="006E4594">
        <w:rPr>
          <w:noProof/>
          <w:lang w:val="en-CA" w:eastAsia="en-CA"/>
        </w:rPr>
        <w:drawing>
          <wp:inline distT="0" distB="0" distL="0" distR="0" wp14:anchorId="3F3465FF" wp14:editId="570E1A13">
            <wp:extent cx="2354771" cy="1947038"/>
            <wp:effectExtent l="19050" t="19050" r="26670" b="152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65462" cy="1955878"/>
                    </a:xfrm>
                    <a:prstGeom prst="rect">
                      <a:avLst/>
                    </a:prstGeom>
                    <a:ln>
                      <a:solidFill>
                        <a:schemeClr val="tx1"/>
                      </a:solidFill>
                    </a:ln>
                  </pic:spPr>
                </pic:pic>
              </a:graphicData>
            </a:graphic>
          </wp:inline>
        </w:drawing>
      </w:r>
    </w:p>
    <w:p w14:paraId="33254333" w14:textId="0407D597" w:rsidR="00E07299" w:rsidRPr="006E4594" w:rsidRDefault="001E2E86" w:rsidP="00B87F41">
      <w:pPr>
        <w:pStyle w:val="Lgende"/>
        <w:jc w:val="center"/>
        <w:rPr>
          <w:lang w:val="en-CA"/>
        </w:rPr>
      </w:pPr>
      <w:r w:rsidRPr="006E4594">
        <w:rPr>
          <w:lang w:val="en-CA"/>
        </w:rPr>
        <w:t xml:space="preserve">Figure </w:t>
      </w:r>
      <w:r w:rsidRPr="006E4594">
        <w:rPr>
          <w:lang w:val="en-CA"/>
        </w:rPr>
        <w:fldChar w:fldCharType="begin"/>
      </w:r>
      <w:r w:rsidRPr="006E4594">
        <w:rPr>
          <w:lang w:val="en-CA"/>
        </w:rPr>
        <w:instrText xml:space="preserve"> SEQ Figure \* ARABIC </w:instrText>
      </w:r>
      <w:r w:rsidRPr="006E4594">
        <w:rPr>
          <w:lang w:val="en-CA"/>
        </w:rPr>
        <w:fldChar w:fldCharType="separate"/>
      </w:r>
      <w:r w:rsidR="00C0339F">
        <w:rPr>
          <w:noProof/>
          <w:lang w:val="en-CA"/>
        </w:rPr>
        <w:t>4</w:t>
      </w:r>
      <w:r w:rsidRPr="006E4594">
        <w:rPr>
          <w:lang w:val="en-CA"/>
        </w:rPr>
        <w:fldChar w:fldCharType="end"/>
      </w:r>
      <w:r w:rsidRPr="006E4594">
        <w:rPr>
          <w:lang w:val="en-CA"/>
        </w:rPr>
        <w:t>. Division of Deer Island (NB) in three separate sectors of the NTS grid</w:t>
      </w:r>
    </w:p>
    <w:p w14:paraId="25556218" w14:textId="57A0EEBC" w:rsidR="00BC069D" w:rsidRPr="006E4594" w:rsidRDefault="00BC069D" w:rsidP="006E4594">
      <w:pPr>
        <w:rPr>
          <w:lang w:val="en-CA"/>
        </w:rPr>
      </w:pPr>
    </w:p>
    <w:p w14:paraId="7830D67A" w14:textId="0B4A3BAE" w:rsidR="009B5DF3" w:rsidRPr="006E4594" w:rsidRDefault="00BC069D" w:rsidP="006E4594">
      <w:pPr>
        <w:pStyle w:val="Paragraphedeliste"/>
        <w:numPr>
          <w:ilvl w:val="0"/>
          <w:numId w:val="12"/>
        </w:numPr>
        <w:rPr>
          <w:lang w:val="en-CA"/>
        </w:rPr>
      </w:pPr>
      <w:r w:rsidRPr="006E4594">
        <w:rPr>
          <w:lang w:val="en-CA"/>
        </w:rPr>
        <w:t>One problem that has cropped up in the development of the method is choosing the right starting point. Indeed, dividing segment</w:t>
      </w:r>
      <w:r w:rsidR="006E4594">
        <w:rPr>
          <w:lang w:val="en-CA"/>
        </w:rPr>
        <w:t xml:space="preserve"> by segment</w:t>
      </w:r>
      <w:r w:rsidR="009B5DF3" w:rsidRPr="006E4594">
        <w:rPr>
          <w:lang w:val="en-CA"/>
        </w:rPr>
        <w:t xml:space="preserve"> may break spatial relationships. </w:t>
      </w:r>
      <w:r w:rsidR="005D3A98" w:rsidRPr="006E4594">
        <w:rPr>
          <w:lang w:val="en-CA"/>
        </w:rPr>
        <w:t>In addition</w:t>
      </w:r>
      <w:r w:rsidR="009B5DF3" w:rsidRPr="006E4594">
        <w:rPr>
          <w:lang w:val="en-CA"/>
        </w:rPr>
        <w:t>, the NTS grid is not strictly related to the shoreline.</w:t>
      </w:r>
    </w:p>
    <w:p w14:paraId="3F96337E" w14:textId="1F0CF9FC" w:rsidR="004A01E2" w:rsidRPr="006E4594" w:rsidRDefault="004A01E2" w:rsidP="006E4594">
      <w:pPr>
        <w:pStyle w:val="Paragraphedeliste"/>
        <w:rPr>
          <w:lang w:val="en-CA" w:eastAsia="en-US"/>
        </w:rPr>
      </w:pPr>
    </w:p>
    <w:p w14:paraId="31F5F49D" w14:textId="0EF738CB" w:rsidR="00ED0B90" w:rsidRPr="006E4594" w:rsidRDefault="00ED0B90" w:rsidP="00ED0B90">
      <w:pPr>
        <w:pStyle w:val="Titre1"/>
        <w:rPr>
          <w:lang w:val="en-CA" w:eastAsia="en-US"/>
        </w:rPr>
      </w:pPr>
      <w:bookmarkStart w:id="72" w:name="_Toc83646611"/>
      <w:r w:rsidRPr="006E4594">
        <w:rPr>
          <w:lang w:val="en-CA" w:eastAsia="en-US"/>
        </w:rPr>
        <w:t>Script “Name Segments”</w:t>
      </w:r>
      <w:bookmarkEnd w:id="72"/>
    </w:p>
    <w:p w14:paraId="18A32462" w14:textId="77777777" w:rsidR="00A00A61" w:rsidRPr="006E4594" w:rsidRDefault="00A00A61" w:rsidP="00A00A61">
      <w:pPr>
        <w:rPr>
          <w:lang w:val="en-CA" w:eastAsia="en-US"/>
        </w:rPr>
      </w:pPr>
      <w:r w:rsidRPr="006E4594">
        <w:rPr>
          <w:lang w:val="en-CA" w:eastAsia="en-US"/>
        </w:rPr>
        <w:t>A python script has been created with different methods. It has been encapsulated in an ArcGIS geoprocessing tool for ease of use. So far, two methods have been implemented: “By Ordering Field” and “By Proximity”. The third method that would be a hybrid adding the benefit of “ordered island” may</w:t>
      </w:r>
      <w:r>
        <w:rPr>
          <w:lang w:val="en-CA" w:eastAsia="en-US"/>
        </w:rPr>
        <w:t xml:space="preserve"> </w:t>
      </w:r>
      <w:r w:rsidRPr="006E4594">
        <w:rPr>
          <w:lang w:val="en-CA" w:eastAsia="en-US"/>
        </w:rPr>
        <w:t>be arduous if not impossible to implement. The segments being multipart and on different landmasses would require a selection to be made on the landmass membership of that particular group. The fourth method would seem to be difficult to implement as the standard geometry of the shorelines features classes currently stand as segments.</w:t>
      </w:r>
    </w:p>
    <w:p w14:paraId="43B5EBB3" w14:textId="573E2DD0" w:rsidR="00ED0B90" w:rsidRPr="000C69B3" w:rsidRDefault="00ED0B90" w:rsidP="00ED0B90">
      <w:pPr>
        <w:rPr>
          <w:rFonts w:asciiTheme="minorHAnsi" w:hAnsiTheme="minorHAnsi" w:cstheme="minorHAnsi"/>
          <w:sz w:val="18"/>
          <w:lang w:val="en-CA"/>
        </w:rPr>
      </w:pPr>
      <w:r w:rsidRPr="006E4594">
        <w:rPr>
          <w:lang w:val="en-CA" w:eastAsia="en-US"/>
        </w:rPr>
        <w:t xml:space="preserve">The script can be found at: </w:t>
      </w:r>
      <w:hyperlink r:id="rId24" w:history="1">
        <w:r w:rsidRPr="000C69B3">
          <w:rPr>
            <w:rStyle w:val="Lienhypertexte"/>
            <w:rFonts w:asciiTheme="minorHAnsi" w:hAnsiTheme="minorHAnsi" w:cstheme="minorHAnsi"/>
            <w:sz w:val="18"/>
            <w:lang w:val="en-CA"/>
          </w:rPr>
          <w:t>\\int.ec.gc.ca\sys\InGEO\GW\EC3140EnvEmer_UrgEnv\SensitivityMapping\Analysis\Tools\SCAT_shoreline_segments_naming_tools</w:t>
        </w:r>
      </w:hyperlink>
    </w:p>
    <w:p w14:paraId="7BA3343D" w14:textId="0E748BB1" w:rsidR="00A00A61" w:rsidRPr="006E4594" w:rsidRDefault="002257BD" w:rsidP="00ED0B90">
      <w:pPr>
        <w:rPr>
          <w:lang w:val="en-CA" w:eastAsia="en-US"/>
        </w:rPr>
      </w:pPr>
      <w:r w:rsidRPr="006E4594">
        <w:rPr>
          <w:lang w:val="en-CA" w:eastAsia="en-US"/>
        </w:rPr>
        <w:t xml:space="preserve">It should also be available on </w:t>
      </w:r>
      <w:r w:rsidR="005021B4">
        <w:rPr>
          <w:b/>
          <w:lang w:val="en-CA" w:eastAsia="en-US"/>
        </w:rPr>
        <w:t>G</w:t>
      </w:r>
      <w:r w:rsidRPr="00A00A61">
        <w:rPr>
          <w:b/>
          <w:lang w:val="en-CA" w:eastAsia="en-US"/>
        </w:rPr>
        <w:t>ithub</w:t>
      </w:r>
      <w:r w:rsidRPr="006E4594">
        <w:rPr>
          <w:lang w:val="en-CA" w:eastAsia="en-US"/>
        </w:rPr>
        <w:t xml:space="preserve"> at </w:t>
      </w:r>
      <w:hyperlink r:id="rId25" w:history="1">
        <w:r w:rsidR="00A00A61" w:rsidRPr="000C69B3">
          <w:rPr>
            <w:rStyle w:val="Lienhypertexte"/>
            <w:sz w:val="20"/>
            <w:lang w:val="en-CA" w:eastAsia="en-US"/>
          </w:rPr>
          <w:t>https://github.com/vboulianne/ECCC-Shoreline-Segmentation</w:t>
        </w:r>
      </w:hyperlink>
    </w:p>
    <w:p w14:paraId="35200280" w14:textId="6105EFBA" w:rsidR="00ED0B90" w:rsidRPr="006E4594" w:rsidRDefault="00ED0B90" w:rsidP="00ED0B90">
      <w:pPr>
        <w:rPr>
          <w:lang w:val="en-CA"/>
        </w:rPr>
      </w:pPr>
      <w:r w:rsidRPr="006E4594">
        <w:rPr>
          <w:lang w:val="en-CA"/>
        </w:rPr>
        <w:t>The whole folder is part of the script. There is an example in the folder ‘</w:t>
      </w:r>
      <w:r w:rsidR="00A00A61">
        <w:rPr>
          <w:lang w:val="en-CA"/>
        </w:rPr>
        <w:t>/</w:t>
      </w:r>
      <w:r w:rsidRPr="006E4594">
        <w:rPr>
          <w:lang w:val="en-CA"/>
        </w:rPr>
        <w:t>example’. The default grid in grid is the NTS grid projected to GRS80 NAD83.</w:t>
      </w:r>
      <w:r w:rsidR="00A00A61">
        <w:rPr>
          <w:lang w:val="en-CA"/>
        </w:rPr>
        <w:t xml:space="preserve"> The python script is included in “/code”.</w:t>
      </w:r>
    </w:p>
    <w:p w14:paraId="40BFDB97" w14:textId="4B9B38F6" w:rsidR="000C69B3" w:rsidRPr="006E4594" w:rsidRDefault="00ED0B90" w:rsidP="00ED0B90">
      <w:pPr>
        <w:rPr>
          <w:lang w:val="en-CA"/>
        </w:rPr>
      </w:pPr>
      <w:r w:rsidRPr="006E4594">
        <w:rPr>
          <w:lang w:val="en-CA"/>
        </w:rPr>
        <w:t>One added to the ArcToolBox, it should appear as “</w:t>
      </w:r>
      <w:r w:rsidRPr="006E4594">
        <w:rPr>
          <w:i/>
          <w:lang w:val="en-CA"/>
        </w:rPr>
        <w:t>SCAT Shoreline Segment Naming Tools</w:t>
      </w:r>
      <w:r w:rsidR="00A00A61">
        <w:rPr>
          <w:lang w:val="en-CA"/>
        </w:rPr>
        <w:t xml:space="preserve">” in the tool list. There is at this time only the tool “Name Segments” in this toolbox. </w:t>
      </w:r>
    </w:p>
    <w:p w14:paraId="0D010FD9" w14:textId="1EBD263E" w:rsidR="00ED0B90" w:rsidRPr="006E4594" w:rsidRDefault="00ED0B90" w:rsidP="00ED0B90">
      <w:pPr>
        <w:rPr>
          <w:rFonts w:asciiTheme="minorHAnsi" w:hAnsiTheme="minorHAnsi" w:cstheme="minorHAnsi"/>
          <w:sz w:val="18"/>
          <w:lang w:val="en-CA"/>
        </w:rPr>
      </w:pPr>
    </w:p>
    <w:p w14:paraId="7CC9BD96" w14:textId="5970D883" w:rsidR="00ED0B90" w:rsidRPr="006E4594" w:rsidRDefault="000C69B3" w:rsidP="00ED0B90">
      <w:pPr>
        <w:rPr>
          <w:rFonts w:asciiTheme="minorHAnsi" w:hAnsiTheme="minorHAnsi" w:cstheme="minorHAnsi"/>
          <w:sz w:val="18"/>
          <w:lang w:val="en-CA"/>
        </w:rPr>
      </w:pPr>
      <w:r w:rsidRPr="006E4594">
        <w:rPr>
          <w:b/>
          <w:noProof/>
          <w:lang w:val="en-CA" w:eastAsia="en-CA"/>
        </w:rPr>
        <w:drawing>
          <wp:anchor distT="0" distB="0" distL="114300" distR="114300" simplePos="0" relativeHeight="251662336" behindDoc="0" locked="1" layoutInCell="1" allowOverlap="0" wp14:anchorId="42A983B6" wp14:editId="454DA382">
            <wp:simplePos x="0" y="0"/>
            <wp:positionH relativeFrom="column">
              <wp:posOffset>-259232</wp:posOffset>
            </wp:positionH>
            <wp:positionV relativeFrom="paragraph">
              <wp:posOffset>39370</wp:posOffset>
            </wp:positionV>
            <wp:extent cx="2469600" cy="3265200"/>
            <wp:effectExtent l="19050" t="19050" r="26035" b="114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946" b="1279"/>
                    <a:stretch/>
                  </pic:blipFill>
                  <pic:spPr bwMode="auto">
                    <a:xfrm>
                      <a:off x="0" y="0"/>
                      <a:ext cx="2469600" cy="326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B90" w:rsidRPr="006E4594">
        <w:rPr>
          <w:rFonts w:asciiTheme="minorHAnsi" w:hAnsiTheme="minorHAnsi" w:cstheme="minorHAnsi"/>
          <w:b/>
          <w:sz w:val="18"/>
          <w:lang w:val="en-CA"/>
        </w:rPr>
        <w:t>Shoreline to Process:</w:t>
      </w:r>
      <w:r w:rsidR="00ED0B90" w:rsidRPr="006E4594">
        <w:rPr>
          <w:rFonts w:asciiTheme="minorHAnsi" w:hAnsiTheme="minorHAnsi" w:cstheme="minorHAnsi"/>
          <w:sz w:val="18"/>
          <w:lang w:val="en-CA"/>
        </w:rPr>
        <w:t xml:space="preserve"> The shoreline feature class to process. Ideally, it should already be in the NEEC standard data model.</w:t>
      </w:r>
    </w:p>
    <w:p w14:paraId="627B27D0" w14:textId="1A4AF97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Reference Grid: </w:t>
      </w:r>
      <w:r w:rsidRPr="006E4594">
        <w:rPr>
          <w:rFonts w:asciiTheme="minorHAnsi" w:hAnsiTheme="minorHAnsi" w:cstheme="minorHAnsi"/>
          <w:sz w:val="18"/>
          <w:lang w:val="en-CA"/>
        </w:rPr>
        <w:t>The grid with w</w:t>
      </w:r>
      <w:r w:rsidR="006E4594">
        <w:rPr>
          <w:rFonts w:asciiTheme="minorHAnsi" w:hAnsiTheme="minorHAnsi" w:cstheme="minorHAnsi"/>
          <w:sz w:val="18"/>
          <w:lang w:val="en-CA"/>
        </w:rPr>
        <w:t>hi</w:t>
      </w:r>
      <w:r w:rsidRPr="006E4594">
        <w:rPr>
          <w:rFonts w:asciiTheme="minorHAnsi" w:hAnsiTheme="minorHAnsi" w:cstheme="minorHAnsi"/>
          <w:sz w:val="18"/>
          <w:lang w:val="en-CA"/>
        </w:rPr>
        <w:t>ch the segments will be divided. By default, the NRCAN NTS is used. Any grid covering the shoreline can be used as ownership is determined by a spatial join.</w:t>
      </w:r>
    </w:p>
    <w:p w14:paraId="1428A1C3" w14:textId="67C9BE2E" w:rsidR="00A36F3B" w:rsidRPr="006E4594" w:rsidRDefault="00ED0B90" w:rsidP="00A36F3B">
      <w:pPr>
        <w:rPr>
          <w:lang w:val="en-CA"/>
        </w:rPr>
      </w:pPr>
      <w:r w:rsidRPr="006E4594">
        <w:rPr>
          <w:rFonts w:asciiTheme="minorHAnsi" w:hAnsiTheme="minorHAnsi" w:cstheme="minorHAnsi"/>
          <w:b/>
          <w:sz w:val="18"/>
          <w:lang w:val="en-CA"/>
        </w:rPr>
        <w:t xml:space="preserve">Name of single segment to process: </w:t>
      </w:r>
      <w:r w:rsidR="00A36F3B" w:rsidRPr="006E4594">
        <w:rPr>
          <w:rFonts w:asciiTheme="minorHAnsi" w:hAnsiTheme="minorHAnsi" w:cstheme="minorHAnsi"/>
          <w:sz w:val="18"/>
          <w:lang w:val="en-CA"/>
        </w:rPr>
        <w:t xml:space="preserve">This optional parameter enables the processing of a single sector. It will create a new feature class will only the written sector having been processed. </w:t>
      </w:r>
    </w:p>
    <w:p w14:paraId="5ED27D5C" w14:textId="66276110"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Method:</w:t>
      </w:r>
      <w:r w:rsidRPr="006E4594">
        <w:rPr>
          <w:rFonts w:asciiTheme="minorHAnsi" w:hAnsiTheme="minorHAnsi" w:cstheme="minorHAnsi"/>
          <w:sz w:val="18"/>
          <w:lang w:val="en-CA"/>
        </w:rPr>
        <w:t xml:space="preserve"> There a two methods that can be used in this script. “By Ordering Field” will name segments sequentially in an ascending order of the data in the chosen field. “By Proximity” will name segments according</w:t>
      </w:r>
      <w:r w:rsidR="00A36F3B" w:rsidRPr="006E4594">
        <w:rPr>
          <w:rFonts w:asciiTheme="minorHAnsi" w:hAnsiTheme="minorHAnsi" w:cstheme="minorHAnsi"/>
          <w:sz w:val="18"/>
          <w:lang w:val="en-CA"/>
        </w:rPr>
        <w:t xml:space="preserve"> to their respective proximity (see below for further information)</w:t>
      </w:r>
    </w:p>
    <w:p w14:paraId="4C200D02"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ordering field: </w:t>
      </w:r>
      <w:r w:rsidRPr="006E4594">
        <w:rPr>
          <w:rFonts w:asciiTheme="minorHAnsi" w:hAnsiTheme="minorHAnsi" w:cstheme="minorHAnsi"/>
          <w:sz w:val="18"/>
          <w:lang w:val="en-CA"/>
        </w:rPr>
        <w:t xml:space="preserve">To use with method “By Ordering Field” to name sequentially or “By Proximity” to choose the first segment. </w:t>
      </w:r>
    </w:p>
    <w:p w14:paraId="049FF6B9" w14:textId="77777777" w:rsidR="00ED0B90" w:rsidRPr="006E4594" w:rsidRDefault="00ED0B90" w:rsidP="00ED0B90">
      <w:pPr>
        <w:rPr>
          <w:rFonts w:asciiTheme="minorHAnsi" w:hAnsiTheme="minorHAnsi" w:cstheme="minorHAnsi"/>
          <w:sz w:val="18"/>
          <w:lang w:val="en-CA"/>
        </w:rPr>
      </w:pPr>
      <w:r w:rsidRPr="006E4594">
        <w:rPr>
          <w:rFonts w:asciiTheme="minorHAnsi" w:hAnsiTheme="minorHAnsi" w:cstheme="minorHAnsi"/>
          <w:b/>
          <w:sz w:val="18"/>
          <w:lang w:val="en-CA"/>
        </w:rPr>
        <w:t xml:space="preserve">Shoreline Output: </w:t>
      </w:r>
      <w:r w:rsidRPr="006E4594">
        <w:rPr>
          <w:rFonts w:asciiTheme="minorHAnsi" w:hAnsiTheme="minorHAnsi" w:cstheme="minorHAnsi"/>
          <w:sz w:val="18"/>
          <w:lang w:val="en-CA"/>
        </w:rPr>
        <w:t xml:space="preserve">The feature class output. </w:t>
      </w:r>
    </w:p>
    <w:p w14:paraId="34E5715A" w14:textId="77777777" w:rsidR="000C69B3" w:rsidRDefault="000C69B3" w:rsidP="00ED0B90">
      <w:pPr>
        <w:rPr>
          <w:lang w:val="en-CA" w:eastAsia="en-US"/>
        </w:rPr>
      </w:pPr>
    </w:p>
    <w:p w14:paraId="66EB8C9F" w14:textId="77777777" w:rsidR="000C69B3" w:rsidRDefault="000C69B3" w:rsidP="00ED0B90">
      <w:pPr>
        <w:rPr>
          <w:lang w:val="en-CA" w:eastAsia="en-US"/>
        </w:rPr>
      </w:pPr>
    </w:p>
    <w:p w14:paraId="07C8C764" w14:textId="04EC4B38" w:rsidR="00ED0B90" w:rsidRPr="006E4594" w:rsidRDefault="00ED0B90" w:rsidP="00ED0B90">
      <w:pPr>
        <w:rPr>
          <w:lang w:val="en-CA" w:eastAsia="en-US"/>
        </w:rPr>
      </w:pPr>
    </w:p>
    <w:p w14:paraId="78059287" w14:textId="35EC0E82" w:rsidR="005021B4" w:rsidRDefault="000C69B3" w:rsidP="00ED0B90">
      <w:pPr>
        <w:rPr>
          <w:lang w:val="en-CA" w:eastAsia="en-US"/>
        </w:rPr>
      </w:pPr>
      <w:r w:rsidRPr="006E4594">
        <w:rPr>
          <w:noProof/>
          <w:lang w:val="en-CA" w:eastAsia="en-CA"/>
        </w:rPr>
        <mc:AlternateContent>
          <mc:Choice Requires="wpg">
            <w:drawing>
              <wp:anchor distT="0" distB="0" distL="114300" distR="114300" simplePos="0" relativeHeight="251663360" behindDoc="0" locked="1" layoutInCell="1" allowOverlap="0" wp14:anchorId="2498846C" wp14:editId="380B6F14">
                <wp:simplePos x="0" y="0"/>
                <wp:positionH relativeFrom="column">
                  <wp:posOffset>-180340</wp:posOffset>
                </wp:positionH>
                <wp:positionV relativeFrom="paragraph">
                  <wp:posOffset>47015</wp:posOffset>
                </wp:positionV>
                <wp:extent cx="3787200" cy="1850400"/>
                <wp:effectExtent l="19050" t="19050" r="22860" b="16510"/>
                <wp:wrapSquare wrapText="bothSides"/>
                <wp:docPr id="17" name="Groupe 5"/>
                <wp:cNvGraphicFramePr/>
                <a:graphic xmlns:a="http://schemas.openxmlformats.org/drawingml/2006/main">
                  <a:graphicData uri="http://schemas.microsoft.com/office/word/2010/wordprocessingGroup">
                    <wpg:wgp>
                      <wpg:cNvGrpSpPr/>
                      <wpg:grpSpPr>
                        <a:xfrm>
                          <a:off x="0" y="0"/>
                          <a:ext cx="3787200" cy="1850400"/>
                          <a:chOff x="0" y="0"/>
                          <a:chExt cx="4406094" cy="2122170"/>
                        </a:xfrm>
                      </wpg:grpSpPr>
                      <pic:pic xmlns:pic="http://schemas.openxmlformats.org/drawingml/2006/picture">
                        <pic:nvPicPr>
                          <pic:cNvPr id="18" name="Image 18"/>
                          <pic:cNvPicPr/>
                        </pic:nvPicPr>
                        <pic:blipFill>
                          <a:blip r:embed="rId27">
                            <a:extLst>
                              <a:ext uri="{28A0092B-C50C-407E-A947-70E740481C1C}">
                                <a14:useLocalDpi xmlns:a14="http://schemas.microsoft.com/office/drawing/2010/main" val="0"/>
                              </a:ext>
                            </a:extLst>
                          </a:blip>
                          <a:stretch>
                            <a:fillRect/>
                          </a:stretch>
                        </pic:blipFill>
                        <pic:spPr>
                          <a:xfrm>
                            <a:off x="0" y="0"/>
                            <a:ext cx="2202180" cy="2122170"/>
                          </a:xfrm>
                          <a:prstGeom prst="rect">
                            <a:avLst/>
                          </a:prstGeom>
                          <a:ln>
                            <a:solidFill>
                              <a:schemeClr val="tx1"/>
                            </a:solidFill>
                          </a:ln>
                        </pic:spPr>
                      </pic:pic>
                      <pic:pic xmlns:pic="http://schemas.openxmlformats.org/drawingml/2006/picture">
                        <pic:nvPicPr>
                          <pic:cNvPr id="19" name="Image 19"/>
                          <pic:cNvPicPr/>
                        </pic:nvPicPr>
                        <pic:blipFill>
                          <a:blip r:embed="rId28">
                            <a:extLst>
                              <a:ext uri="{28A0092B-C50C-407E-A947-70E740481C1C}">
                                <a14:useLocalDpi xmlns:a14="http://schemas.microsoft.com/office/drawing/2010/main" val="0"/>
                              </a:ext>
                            </a:extLst>
                          </a:blip>
                          <a:stretch>
                            <a:fillRect/>
                          </a:stretch>
                        </pic:blipFill>
                        <pic:spPr>
                          <a:xfrm>
                            <a:off x="2707469" y="488658"/>
                            <a:ext cx="1698625" cy="127254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CBDE2E" id="Groupe 5" o:spid="_x0000_s1026" style="position:absolute;margin-left:-14.2pt;margin-top:3.7pt;width:298.2pt;height:145.7pt;z-index:251663360;mso-width-relative:margin;mso-height-relative:margin" coordsize="44060,21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width:22021;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" stroked="t" strokecolor="black [3213]">
                  <v:imagedata r:id="rId29" o:title=""/>
                </v:shape>
                <v:shape id="Image 19" o:spid="_x0000_s1028" type="#_x0000_t75" style="position:absolute;left:27074;top:4886;width:16986;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" stroked="t" strokecolor="black [3213]">
                  <v:imagedata r:id="rId30" o:title=""/>
                </v:shape>
                <w10:wrap type="square"/>
                <w10:anchorlock/>
              </v:group>
            </w:pict>
          </mc:Fallback>
        </mc:AlternateContent>
      </w:r>
      <w:r w:rsidR="00ED0B90" w:rsidRPr="006E4594">
        <w:rPr>
          <w:lang w:val="en-CA" w:eastAsia="en-US"/>
        </w:rPr>
        <w:t xml:space="preserve">Once running, the script should take about 3 minutes for 1500 segments. The progression can be followed in the Results </w:t>
      </w:r>
      <w:r w:rsidR="00A71C23" w:rsidRPr="006E4594">
        <w:rPr>
          <w:lang w:val="en-CA" w:eastAsia="en-US"/>
        </w:rPr>
        <w:t>Pane</w:t>
      </w:r>
      <w:ins w:id="73" w:author="Boulianne,Vincent (ECCC)" w:date="2021-09-27T11:12:00Z">
        <w:r w:rsidR="00A71C23" w:rsidRPr="006E4594">
          <w:rPr>
            <w:lang w:val="en-CA" w:eastAsia="en-US"/>
          </w:rPr>
          <w:t>l</w:t>
        </w:r>
      </w:ins>
      <w:r w:rsidR="00ED0B90" w:rsidRPr="006E4594">
        <w:rPr>
          <w:lang w:val="en-CA" w:eastAsia="en-US"/>
        </w:rPr>
        <w:t xml:space="preserve">  under Current Session/Name Segments/Messages. Right</w:t>
      </w:r>
      <w:r w:rsidR="006E4594">
        <w:rPr>
          <w:lang w:val="en-CA" w:eastAsia="en-US"/>
        </w:rPr>
        <w:t>-</w:t>
      </w:r>
      <w:r w:rsidR="00ED0B90" w:rsidRPr="006E4594">
        <w:rPr>
          <w:lang w:val="en-CA" w:eastAsia="en-US"/>
        </w:rPr>
        <w:t>clicking on the running process in the results page allows the script running to be stopped.</w:t>
      </w:r>
    </w:p>
    <w:p w14:paraId="2D564527" w14:textId="748541AF" w:rsidR="005021B4" w:rsidRPr="006E4594" w:rsidRDefault="005021B4" w:rsidP="00ED0B90">
      <w:pPr>
        <w:rPr>
          <w:lang w:val="en-CA" w:eastAsia="en-US"/>
        </w:rPr>
      </w:pPr>
    </w:p>
    <w:p w14:paraId="5F95B016" w14:textId="6913D8C5" w:rsidR="00ED0B90" w:rsidRDefault="00ED0B90" w:rsidP="00ED0B90">
      <w:pPr>
        <w:rPr>
          <w:lang w:val="en-CA" w:eastAsia="en-US"/>
        </w:rPr>
      </w:pPr>
    </w:p>
    <w:p w14:paraId="396FFA66" w14:textId="71FCC463" w:rsidR="005021B4" w:rsidDel="007D51BF" w:rsidRDefault="005021B4" w:rsidP="00ED0B90">
      <w:pPr>
        <w:rPr>
          <w:del w:id="74" w:author="Boulianne,Vincent (ECCC)" w:date="2021-09-27T11:17:00Z"/>
          <w:lang w:val="en-CA" w:eastAsia="en-US"/>
        </w:rPr>
      </w:pPr>
    </w:p>
    <w:p w14:paraId="69B7A078" w14:textId="77777777" w:rsidR="005021B4" w:rsidRPr="006E4594" w:rsidDel="007D51BF" w:rsidRDefault="005021B4" w:rsidP="00ED0B90">
      <w:pPr>
        <w:rPr>
          <w:del w:id="75" w:author="Boulianne,Vincent (ECCC)" w:date="2021-09-27T11:17:00Z"/>
          <w:lang w:val="en-CA" w:eastAsia="en-US"/>
        </w:rPr>
      </w:pPr>
    </w:p>
    <w:p w14:paraId="47769D22" w14:textId="66CE6593" w:rsidR="00ED0B90" w:rsidRPr="006E4594" w:rsidRDefault="00ED0B90" w:rsidP="00064C75">
      <w:pPr>
        <w:rPr>
          <w:lang w:val="en-CA" w:eastAsia="en-US"/>
        </w:rPr>
      </w:pPr>
    </w:p>
    <w:p w14:paraId="0EF31BD1" w14:textId="6CF48713" w:rsidR="00B87F41" w:rsidRPr="006E4594" w:rsidRDefault="00A36F3B" w:rsidP="00A36F3B">
      <w:pPr>
        <w:pStyle w:val="Titre2"/>
        <w:rPr>
          <w:lang w:val="en-CA" w:eastAsia="en-US"/>
        </w:rPr>
      </w:pPr>
      <w:bookmarkStart w:id="76" w:name="_Toc83646612"/>
      <w:r w:rsidRPr="006E4594">
        <w:rPr>
          <w:lang w:val="en-CA"/>
        </w:rPr>
        <w:t>Method “</w:t>
      </w:r>
      <w:r w:rsidR="00B87F41" w:rsidRPr="006E4594">
        <w:rPr>
          <w:lang w:val="en-CA" w:eastAsia="en-US"/>
        </w:rPr>
        <w:t>By Ordering Field</w:t>
      </w:r>
      <w:r w:rsidRPr="006E4594">
        <w:rPr>
          <w:lang w:val="en-CA" w:eastAsia="en-US"/>
        </w:rPr>
        <w:t>”</w:t>
      </w:r>
      <w:bookmarkEnd w:id="76"/>
    </w:p>
    <w:p w14:paraId="425750A5" w14:textId="467452A7" w:rsidR="00A36F3B" w:rsidRPr="006E4594" w:rsidRDefault="00A36F3B" w:rsidP="00A36F3B">
      <w:pPr>
        <w:rPr>
          <w:lang w:val="en-CA" w:eastAsia="en-US"/>
        </w:rPr>
      </w:pPr>
      <w:r w:rsidRPr="006E4594">
        <w:rPr>
          <w:lang w:val="en-CA" w:eastAsia="en-US"/>
        </w:rPr>
        <w:t>This is the simplest method. After the segments have been divided by sector, it will process the segments in ascending order according to the ordering field. The ordering field can be OBJECTID or a sequential number</w:t>
      </w:r>
      <w:r w:rsidR="00A00A61">
        <w:rPr>
          <w:lang w:val="en-CA" w:eastAsia="en-US"/>
        </w:rPr>
        <w:t xml:space="preserve"> field populated</w:t>
      </w:r>
      <w:r w:rsidRPr="006E4594">
        <w:rPr>
          <w:lang w:val="en-CA" w:eastAsia="en-US"/>
        </w:rPr>
        <w:t xml:space="preserve"> by the provider or a manua</w:t>
      </w:r>
      <w:r w:rsidR="00A00A61">
        <w:rPr>
          <w:lang w:val="en-CA" w:eastAsia="en-US"/>
        </w:rPr>
        <w:t xml:space="preserve">lly edited intermediate number created to correct the sequence. </w:t>
      </w:r>
      <w:ins w:id="77" w:author="Boulianne,Vincent (ECCC)" w:date="2021-09-27T11:17:00Z">
        <w:r w:rsidR="007D51BF">
          <w:rPr>
            <w:lang w:val="en-CA" w:eastAsia="en-US"/>
          </w:rPr>
          <w:t>The process is simple and fast.</w:t>
        </w:r>
      </w:ins>
    </w:p>
    <w:p w14:paraId="60569D33" w14:textId="59B19CF3" w:rsidR="00B87F41" w:rsidRPr="006E4594" w:rsidRDefault="00A36F3B" w:rsidP="00A36F3B">
      <w:pPr>
        <w:pStyle w:val="Titre2"/>
        <w:rPr>
          <w:lang w:val="en-CA" w:eastAsia="en-US"/>
        </w:rPr>
      </w:pPr>
      <w:bookmarkStart w:id="78" w:name="_Toc83646613"/>
      <w:r w:rsidRPr="006E4594">
        <w:rPr>
          <w:lang w:val="en-CA" w:eastAsia="en-US"/>
        </w:rPr>
        <w:t>Method “By Proximity”</w:t>
      </w:r>
      <w:bookmarkEnd w:id="78"/>
    </w:p>
    <w:p w14:paraId="475B9308" w14:textId="78CCB571" w:rsidR="00C149EC" w:rsidRDefault="00A36F3B" w:rsidP="00A36F3B">
      <w:pPr>
        <w:rPr>
          <w:ins w:id="79" w:author="Boulianne,Vincent (ECCC)" w:date="2021-09-27T14:02:00Z"/>
          <w:lang w:val="en-CA" w:eastAsia="en-US"/>
        </w:rPr>
      </w:pPr>
      <w:r w:rsidRPr="006E4594">
        <w:rPr>
          <w:lang w:val="en-CA" w:eastAsia="en-US"/>
        </w:rPr>
        <w:t>This method names segments according to their respective proximity.</w:t>
      </w:r>
      <w:ins w:id="80" w:author="Boulianne,Vincent (ECCC)" w:date="2021-09-27T14:21:00Z">
        <w:r w:rsidR="00C90058">
          <w:rPr>
            <w:lang w:val="en-CA" w:eastAsia="en-US"/>
          </w:rPr>
          <w:t xml:space="preserve"> </w:t>
        </w:r>
      </w:ins>
      <w:ins w:id="81" w:author="Boulianne,Vincent (ECCC)" w:date="2021-09-27T14:22:00Z">
        <w:r w:rsidR="00C90058">
          <w:rPr>
            <w:lang w:val="en-CA" w:eastAsia="en-US"/>
          </w:rPr>
          <w:t>Each</w:t>
        </w:r>
      </w:ins>
      <w:ins w:id="82" w:author="Boulianne,Vincent (ECCC)" w:date="2021-09-27T14:21:00Z">
        <w:r w:rsidR="00C90058" w:rsidRPr="006E4594">
          <w:rPr>
            <w:lang w:val="en-CA" w:eastAsia="en-US"/>
          </w:rPr>
          <w:t xml:space="preserve"> </w:t>
        </w:r>
      </w:ins>
      <w:ins w:id="83" w:author="Boulianne,Vincent (ECCC)" w:date="2021-09-27T14:22:00Z">
        <w:r w:rsidR="00C90058">
          <w:rPr>
            <w:lang w:val="en-CA" w:eastAsia="en-US"/>
          </w:rPr>
          <w:t>segment is</w:t>
        </w:r>
      </w:ins>
      <w:ins w:id="84" w:author="Boulianne,Vincent (ECCC)" w:date="2021-09-27T14:21:00Z">
        <w:r w:rsidR="00C90058" w:rsidRPr="006E4594">
          <w:rPr>
            <w:lang w:val="en-CA" w:eastAsia="en-US"/>
          </w:rPr>
          <w:t xml:space="preserve"> named based on proximity to the previous segment with the tool “</w:t>
        </w:r>
        <w:r w:rsidR="00C90058" w:rsidRPr="006E4594">
          <w:rPr>
            <w:i/>
            <w:lang w:val="en-CA" w:eastAsia="en-US"/>
          </w:rPr>
          <w:t>Generate Near Table (Analysi</w:t>
        </w:r>
        <w:r w:rsidR="00C90058">
          <w:rPr>
            <w:i/>
            <w:lang w:val="en-CA" w:eastAsia="en-US"/>
          </w:rPr>
          <w:t>s)</w:t>
        </w:r>
        <w:r w:rsidR="00C90058" w:rsidRPr="006E4594">
          <w:rPr>
            <w:lang w:val="en-CA" w:eastAsia="en-US"/>
          </w:rPr>
          <w:t xml:space="preserve">”. To ensure that a segment is not chosen twice, the script has a temporary feature class of segments remaining that will be processed one after the other until it is empty. </w:t>
        </w:r>
      </w:ins>
      <w:del w:id="85" w:author="Boulianne,Vincent (ECCC)" w:date="2021-09-27T14:23:00Z">
        <w:r w:rsidRPr="006E4594" w:rsidDel="00C90058">
          <w:rPr>
            <w:lang w:val="en-CA" w:eastAsia="en-US"/>
          </w:rPr>
          <w:delText xml:space="preserve"> </w:delText>
        </w:r>
      </w:del>
      <w:r w:rsidR="00A00A61">
        <w:rPr>
          <w:lang w:val="en-CA" w:eastAsia="en-US"/>
        </w:rPr>
        <w:t>Adjoining segments have the distance “0” so a continuous shoreline will be named sequentially</w:t>
      </w:r>
      <w:ins w:id="86" w:author="Boulianne,Vincent (ECCC)" w:date="2021-09-27T14:03:00Z">
        <w:r w:rsidR="00C90058">
          <w:rPr>
            <w:lang w:val="en-CA" w:eastAsia="en-US"/>
          </w:rPr>
          <w:t xml:space="preserve"> without space between numbers</w:t>
        </w:r>
      </w:ins>
      <w:del w:id="87" w:author="Boulianne,Vincent (ECCC)" w:date="2021-09-27T14:22:00Z">
        <w:r w:rsidR="00A00A61" w:rsidDel="00C90058">
          <w:rPr>
            <w:lang w:val="en-CA" w:eastAsia="en-US"/>
          </w:rPr>
          <w:delText xml:space="preserve">. </w:delText>
        </w:r>
      </w:del>
    </w:p>
    <w:p w14:paraId="0DDEEB06" w14:textId="44C1CFD5" w:rsidR="00A36F3B" w:rsidRPr="006E4594" w:rsidRDefault="006E4594" w:rsidP="00A36F3B">
      <w:pPr>
        <w:rPr>
          <w:lang w:val="en-CA" w:eastAsia="en-US"/>
        </w:rPr>
      </w:pPr>
      <w:del w:id="88" w:author="Boulianne,Vincent (ECCC)" w:date="2021-09-27T14:23:00Z">
        <w:r w:rsidDel="00C90058">
          <w:rPr>
            <w:lang w:val="en-CA" w:eastAsia="en-US"/>
          </w:rPr>
          <w:delText>There are, however,</w:delText>
        </w:r>
        <w:r w:rsidR="00A36F3B" w:rsidRPr="006E4594" w:rsidDel="00C90058">
          <w:rPr>
            <w:lang w:val="en-CA" w:eastAsia="en-US"/>
          </w:rPr>
          <w:delText xml:space="preserve"> two</w:delText>
        </w:r>
      </w:del>
      <w:ins w:id="89" w:author="Boulianne,Vincent (ECCC)" w:date="2021-09-27T14:23:00Z">
        <w:r w:rsidR="00C90058">
          <w:rPr>
            <w:lang w:val="en-CA" w:eastAsia="en-US"/>
          </w:rPr>
          <w:t>Two</w:t>
        </w:r>
      </w:ins>
      <w:r w:rsidR="00A36F3B" w:rsidRPr="006E4594">
        <w:rPr>
          <w:lang w:val="en-CA" w:eastAsia="en-US"/>
        </w:rPr>
        <w:t xml:space="preserve"> ways</w:t>
      </w:r>
      <w:ins w:id="90" w:author="Boulianne,Vincent (ECCC)" w:date="2021-09-27T14:23:00Z">
        <w:r w:rsidR="00C90058">
          <w:rPr>
            <w:lang w:val="en-CA" w:eastAsia="en-US"/>
          </w:rPr>
          <w:t xml:space="preserve"> were designed </w:t>
        </w:r>
      </w:ins>
      <w:r w:rsidR="00A36F3B" w:rsidRPr="006E4594">
        <w:rPr>
          <w:lang w:val="en-CA" w:eastAsia="en-US"/>
        </w:rPr>
        <w:t xml:space="preserve"> </w:t>
      </w:r>
      <w:del w:id="91" w:author="Boulianne,Vincent (ECCC)" w:date="2021-09-27T14:23:00Z">
        <w:r w:rsidR="00A36F3B" w:rsidRPr="006E4594" w:rsidDel="00C90058">
          <w:rPr>
            <w:lang w:val="en-CA" w:eastAsia="en-US"/>
          </w:rPr>
          <w:delText xml:space="preserve">of </w:delText>
        </w:r>
      </w:del>
      <w:ins w:id="92" w:author="Boulianne,Vincent (ECCC)" w:date="2021-09-27T14:23:00Z">
        <w:r w:rsidR="00C90058">
          <w:rPr>
            <w:lang w:val="en-CA" w:eastAsia="en-US"/>
          </w:rPr>
          <w:t>to</w:t>
        </w:r>
        <w:r w:rsidR="00C90058" w:rsidRPr="006E4594">
          <w:rPr>
            <w:lang w:val="en-CA" w:eastAsia="en-US"/>
          </w:rPr>
          <w:t xml:space="preserve"> </w:t>
        </w:r>
      </w:ins>
      <w:r w:rsidR="00A36F3B" w:rsidRPr="006E4594">
        <w:rPr>
          <w:lang w:val="en-CA" w:eastAsia="en-US"/>
        </w:rPr>
        <w:t>choos</w:t>
      </w:r>
      <w:ins w:id="93" w:author="Boulianne,Vincent (ECCC)" w:date="2021-09-27T14:24:00Z">
        <w:r w:rsidR="00C90058">
          <w:rPr>
            <w:lang w:val="en-CA" w:eastAsia="en-US"/>
          </w:rPr>
          <w:t>e</w:t>
        </w:r>
      </w:ins>
      <w:del w:id="94" w:author="Boulianne,Vincent (ECCC)" w:date="2021-09-27T14:24:00Z">
        <w:r w:rsidR="00A36F3B" w:rsidRPr="006E4594" w:rsidDel="00C90058">
          <w:rPr>
            <w:lang w:val="en-CA" w:eastAsia="en-US"/>
          </w:rPr>
          <w:delText>ing</w:delText>
        </w:r>
      </w:del>
      <w:r w:rsidR="00A36F3B" w:rsidRPr="006E4594">
        <w:rPr>
          <w:lang w:val="en-CA" w:eastAsia="en-US"/>
        </w:rPr>
        <w:t xml:space="preserve"> the first segment. One is to use the lowest value in the ordering field (OBJECTID, etc.).</w:t>
      </w:r>
      <w:r w:rsidR="00BC069D" w:rsidRPr="006E4594">
        <w:rPr>
          <w:lang w:val="en-CA" w:eastAsia="en-US"/>
        </w:rPr>
        <w:t xml:space="preserve"> In that case, the result </w:t>
      </w:r>
      <w:r w:rsidR="00A00A61">
        <w:rPr>
          <w:lang w:val="en-CA" w:eastAsia="en-US"/>
        </w:rPr>
        <w:t xml:space="preserve">quality </w:t>
      </w:r>
      <w:r w:rsidR="00BC069D" w:rsidRPr="006E4594">
        <w:rPr>
          <w:lang w:val="en-CA" w:eastAsia="en-US"/>
        </w:rPr>
        <w:t>depends entirely on the appropriateness of the provided field</w:t>
      </w:r>
      <w:r w:rsidR="00A00A61">
        <w:rPr>
          <w:lang w:val="en-CA" w:eastAsia="en-US"/>
        </w:rPr>
        <w:t>: if</w:t>
      </w:r>
      <w:r w:rsidR="00BC069D" w:rsidRPr="006E4594">
        <w:rPr>
          <w:lang w:val="en-CA" w:eastAsia="en-US"/>
        </w:rPr>
        <w:t xml:space="preserve"> the number </w:t>
      </w:r>
      <w:r w:rsidR="00A00A61">
        <w:rPr>
          <w:lang w:val="en-CA" w:eastAsia="en-US"/>
        </w:rPr>
        <w:t>are</w:t>
      </w:r>
      <w:r w:rsidR="00BC069D" w:rsidRPr="006E4594">
        <w:rPr>
          <w:lang w:val="en-CA" w:eastAsia="en-US"/>
        </w:rPr>
        <w:t xml:space="preserve"> not spatially sequential, quality will suffer. </w:t>
      </w:r>
      <w:r w:rsidR="00A36F3B" w:rsidRPr="006E4594">
        <w:rPr>
          <w:lang w:val="en-CA" w:eastAsia="en-US"/>
        </w:rPr>
        <w:t xml:space="preserve">The other is to use a custom field “sector_first_segment” added and populated by the </w:t>
      </w:r>
      <w:r w:rsidR="00A00A61">
        <w:rPr>
          <w:lang w:val="en-CA" w:eastAsia="en-US"/>
        </w:rPr>
        <w:t>operator</w:t>
      </w:r>
      <w:r w:rsidR="00A36F3B" w:rsidRPr="006E4594">
        <w:rPr>
          <w:lang w:val="en-CA" w:eastAsia="en-US"/>
        </w:rPr>
        <w:t xml:space="preserve"> through manual edits. </w:t>
      </w:r>
      <w:r w:rsidR="007F1C37">
        <w:rPr>
          <w:lang w:val="en-CA" w:eastAsia="en-US"/>
        </w:rPr>
        <w:t>Alt</w:t>
      </w:r>
      <w:r w:rsidR="00BC069D" w:rsidRPr="006E4594">
        <w:rPr>
          <w:lang w:val="en-CA" w:eastAsia="en-US"/>
        </w:rPr>
        <w:t xml:space="preserve">hough </w:t>
      </w:r>
      <w:r w:rsidR="007F1C37">
        <w:rPr>
          <w:lang w:val="en-CA" w:eastAsia="en-US"/>
        </w:rPr>
        <w:t xml:space="preserve">it is </w:t>
      </w:r>
      <w:r w:rsidR="00BC069D" w:rsidRPr="006E4594">
        <w:rPr>
          <w:lang w:val="en-CA" w:eastAsia="en-US"/>
        </w:rPr>
        <w:t>more labo</w:t>
      </w:r>
      <w:r>
        <w:rPr>
          <w:lang w:val="en-CA" w:eastAsia="en-US"/>
        </w:rPr>
        <w:t>u</w:t>
      </w:r>
      <w:r w:rsidR="00BC069D" w:rsidRPr="006E4594">
        <w:rPr>
          <w:lang w:val="en-CA" w:eastAsia="en-US"/>
        </w:rPr>
        <w:t xml:space="preserve">r intensive, this approach deal with the </w:t>
      </w:r>
      <w:del w:id="95" w:author="Boulianne,Vincent (ECCC)" w:date="2021-09-27T14:24:00Z">
        <w:r w:rsidR="00BC069D" w:rsidRPr="006E4594" w:rsidDel="00C90058">
          <w:rPr>
            <w:lang w:val="en-CA" w:eastAsia="en-US"/>
          </w:rPr>
          <w:delText xml:space="preserve">difficult </w:delText>
        </w:r>
      </w:del>
      <w:r w:rsidR="00BC069D" w:rsidRPr="006E4594">
        <w:rPr>
          <w:lang w:val="en-CA" w:eastAsia="en-US"/>
        </w:rPr>
        <w:t>issue of determining what segme</w:t>
      </w:r>
      <w:r w:rsidR="00A00A61">
        <w:rPr>
          <w:lang w:val="en-CA" w:eastAsia="en-US"/>
        </w:rPr>
        <w:t xml:space="preserve">nts to use as a starting point in each sector. The following </w:t>
      </w:r>
      <w:ins w:id="96" w:author="Boulianne,Vincent (ECCC)" w:date="2021-09-27T14:24:00Z">
        <w:r w:rsidR="00C90058">
          <w:rPr>
            <w:lang w:val="en-CA" w:eastAsia="en-US"/>
          </w:rPr>
          <w:t xml:space="preserve">section </w:t>
        </w:r>
      </w:ins>
      <w:r w:rsidR="00A00A61">
        <w:rPr>
          <w:lang w:val="en-CA" w:eastAsia="en-US"/>
        </w:rPr>
        <w:t>describe</w:t>
      </w:r>
      <w:ins w:id="97" w:author="Boulianne,Vincent (ECCC)" w:date="2021-09-27T14:24:00Z">
        <w:r w:rsidR="00C90058">
          <w:rPr>
            <w:lang w:val="en-CA" w:eastAsia="en-US"/>
          </w:rPr>
          <w:t>s</w:t>
        </w:r>
      </w:ins>
      <w:r w:rsidR="00A00A61">
        <w:rPr>
          <w:lang w:val="en-CA" w:eastAsia="en-US"/>
        </w:rPr>
        <w:t xml:space="preserve"> the method to set the first segment in </w:t>
      </w:r>
      <w:del w:id="98" w:author="Boulianne,Vincent (ECCC)" w:date="2021-09-27T14:24:00Z">
        <w:r w:rsidR="00A00A61" w:rsidDel="00C90058">
          <w:rPr>
            <w:lang w:val="en-CA" w:eastAsia="en-US"/>
          </w:rPr>
          <w:delText xml:space="preserve">each </w:delText>
        </w:r>
      </w:del>
      <w:ins w:id="99" w:author="Boulianne,Vincent (ECCC)" w:date="2021-09-27T14:24:00Z">
        <w:r w:rsidR="00C90058">
          <w:rPr>
            <w:lang w:val="en-CA" w:eastAsia="en-US"/>
          </w:rPr>
          <w:t xml:space="preserve">a </w:t>
        </w:r>
      </w:ins>
      <w:r w:rsidR="00A00A61">
        <w:rPr>
          <w:lang w:val="en-CA" w:eastAsia="en-US"/>
        </w:rPr>
        <w:t>sector.</w:t>
      </w:r>
      <w:ins w:id="100" w:author="Boulianne,Vincent (ECCC)" w:date="2021-09-27T14:02:00Z">
        <w:r w:rsidR="00C149EC" w:rsidRPr="00C149EC">
          <w:rPr>
            <w:lang w:val="en-CA" w:eastAsia="en-US"/>
          </w:rPr>
          <w:t xml:space="preserve"> </w:t>
        </w:r>
      </w:ins>
    </w:p>
    <w:p w14:paraId="2C76FC8A" w14:textId="1F7ED8F9" w:rsidR="00ED0B90" w:rsidRPr="006E4594" w:rsidRDefault="00ED0B90" w:rsidP="00ED0B90">
      <w:pPr>
        <w:pStyle w:val="Titre3"/>
        <w:rPr>
          <w:lang w:eastAsia="en-US"/>
        </w:rPr>
      </w:pPr>
      <w:bookmarkStart w:id="101" w:name="_Toc83646614"/>
      <w:r w:rsidRPr="006E4594">
        <w:rPr>
          <w:lang w:eastAsia="en-US"/>
        </w:rPr>
        <w:t>Set sector_first_segment</w:t>
      </w:r>
      <w:bookmarkEnd w:id="101"/>
    </w:p>
    <w:p w14:paraId="15CCEBFE" w14:textId="230B46DC" w:rsidR="009E0269" w:rsidRPr="006E4594" w:rsidRDefault="009E0269" w:rsidP="00ED0B90">
      <w:pPr>
        <w:rPr>
          <w:lang w:val="en-CA" w:eastAsia="en-US"/>
        </w:rPr>
      </w:pPr>
      <w:r w:rsidRPr="006E4594">
        <w:rPr>
          <w:lang w:val="en-CA" w:eastAsia="en-US"/>
        </w:rPr>
        <w:t>The first step is to add a field (</w:t>
      </w:r>
      <w:ins w:id="102" w:author="Boulianne,Vincent (ECCC)" w:date="2021-09-27T13:45:00Z">
        <w:r w:rsidR="009A1947">
          <w:rPr>
            <w:lang w:val="en-CA" w:eastAsia="en-US"/>
          </w:rPr>
          <w:t xml:space="preserve">type </w:t>
        </w:r>
      </w:ins>
      <w:r w:rsidRPr="006E4594">
        <w:rPr>
          <w:lang w:val="en-CA" w:eastAsia="en-US"/>
        </w:rPr>
        <w:t>INT) named sector_first_segment.</w:t>
      </w:r>
    </w:p>
    <w:p w14:paraId="397F0F48" w14:textId="225F5AF1" w:rsidR="00ED0B90" w:rsidRPr="006E4594" w:rsidRDefault="009E0269" w:rsidP="00ED0B90">
      <w:pPr>
        <w:rPr>
          <w:lang w:val="en-CA" w:eastAsia="en-US"/>
        </w:rPr>
      </w:pPr>
      <w:r w:rsidRPr="006E4594">
        <w:rPr>
          <w:lang w:val="en-CA" w:eastAsia="en-US"/>
        </w:rPr>
        <w:t>An</w:t>
      </w:r>
      <w:r w:rsidR="00ED0B90" w:rsidRPr="006E4594">
        <w:rPr>
          <w:lang w:val="en-CA" w:eastAsia="en-US"/>
        </w:rPr>
        <w:t xml:space="preserve"> edit session has to be started with the reference grid (root folder/Reference.lyr)</w:t>
      </w:r>
      <w:r w:rsidRPr="006E4594">
        <w:rPr>
          <w:lang w:val="en-CA" w:eastAsia="en-US"/>
        </w:rPr>
        <w:t xml:space="preserve"> in the same window</w:t>
      </w:r>
      <w:r w:rsidR="00ED0B90" w:rsidRPr="006E4594">
        <w:rPr>
          <w:lang w:val="en-CA" w:eastAsia="en-US"/>
        </w:rPr>
        <w:t xml:space="preserve">. For each </w:t>
      </w:r>
      <w:r w:rsidRPr="006E4594">
        <w:rPr>
          <w:lang w:val="en-CA" w:eastAsia="en-US"/>
        </w:rPr>
        <w:t xml:space="preserve">sector, each segment </w:t>
      </w:r>
      <w:r w:rsidR="00ED0B90" w:rsidRPr="006E4594">
        <w:rPr>
          <w:lang w:val="en-CA" w:eastAsia="en-US"/>
        </w:rPr>
        <w:t xml:space="preserve">that it is estimated to be the first of the sector </w:t>
      </w:r>
      <w:r w:rsidRPr="006E4594">
        <w:rPr>
          <w:lang w:val="en-CA" w:eastAsia="en-US"/>
        </w:rPr>
        <w:t xml:space="preserve">is selected and the field </w:t>
      </w:r>
      <w:r w:rsidRPr="006E4594">
        <w:rPr>
          <w:i/>
          <w:lang w:val="en-CA" w:eastAsia="en-US"/>
        </w:rPr>
        <w:t>sector_first_segment</w:t>
      </w:r>
      <w:r w:rsidRPr="006E4594">
        <w:rPr>
          <w:lang w:val="en-CA" w:eastAsia="en-US"/>
        </w:rPr>
        <w:t xml:space="preserve"> is modified to “1”.</w:t>
      </w:r>
      <w:r w:rsidR="00ED0B90" w:rsidRPr="006E4594">
        <w:rPr>
          <w:lang w:val="en-CA" w:eastAsia="en-US"/>
        </w:rPr>
        <w:t xml:space="preserve"> </w:t>
      </w:r>
    </w:p>
    <w:p w14:paraId="5582261B" w14:textId="20B0F54F" w:rsidR="009A1947" w:rsidRPr="006E4594" w:rsidRDefault="00ED0B90" w:rsidP="00ED0B90">
      <w:pPr>
        <w:rPr>
          <w:lang w:val="en-CA" w:eastAsia="en-US"/>
        </w:rPr>
      </w:pPr>
      <w:r w:rsidRPr="006E4594">
        <w:rPr>
          <w:noProof/>
          <w:lang w:val="en-CA" w:eastAsia="en-CA"/>
        </w:rPr>
        <w:drawing>
          <wp:inline distT="0" distB="0" distL="0" distR="0" wp14:anchorId="136527C1" wp14:editId="2AB2C0DA">
            <wp:extent cx="5162550" cy="4286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2550" cy="428625"/>
                    </a:xfrm>
                    <a:prstGeom prst="rect">
                      <a:avLst/>
                    </a:prstGeom>
                  </pic:spPr>
                </pic:pic>
              </a:graphicData>
            </a:graphic>
          </wp:inline>
        </w:drawing>
      </w:r>
    </w:p>
    <w:p w14:paraId="4CDDA9BA" w14:textId="0B9FFF62" w:rsidR="009A1947" w:rsidRDefault="00ED0B90" w:rsidP="00ED0B90">
      <w:pPr>
        <w:rPr>
          <w:ins w:id="103" w:author="Boulianne,Vincent (ECCC)" w:date="2021-09-27T13:46:00Z"/>
          <w:lang w:val="en-CA" w:eastAsia="en-US"/>
        </w:rPr>
      </w:pPr>
      <w:r w:rsidRPr="006E4594">
        <w:rPr>
          <w:lang w:val="en-CA" w:eastAsia="en-US"/>
        </w:rPr>
        <w:t xml:space="preserve">The general rule would be to select a first sector including a landmass </w:t>
      </w:r>
      <w:r w:rsidR="009E0269" w:rsidRPr="006E4594">
        <w:rPr>
          <w:lang w:val="en-CA" w:eastAsia="en-US"/>
        </w:rPr>
        <w:t xml:space="preserve">on the starting side of the shoreline feature class </w:t>
      </w:r>
      <w:r w:rsidR="00284376" w:rsidRPr="006E4594">
        <w:rPr>
          <w:lang w:val="en-CA" w:eastAsia="en-US"/>
        </w:rPr>
        <w:t>and then</w:t>
      </w:r>
      <w:r w:rsidR="009E0269" w:rsidRPr="006E4594">
        <w:rPr>
          <w:lang w:val="en-CA" w:eastAsia="en-US"/>
        </w:rPr>
        <w:t xml:space="preserve"> </w:t>
      </w:r>
      <w:r w:rsidRPr="006E4594">
        <w:rPr>
          <w:lang w:val="en-CA" w:eastAsia="en-US"/>
        </w:rPr>
        <w:t>to choose the first segment in this sector</w:t>
      </w:r>
      <w:r w:rsidR="009E0269" w:rsidRPr="006E4594">
        <w:rPr>
          <w:lang w:val="en-CA" w:eastAsia="en-US"/>
        </w:rPr>
        <w:t>. We would</w:t>
      </w:r>
      <w:r w:rsidRPr="006E4594">
        <w:rPr>
          <w:lang w:val="en-CA" w:eastAsia="en-US"/>
        </w:rPr>
        <w:t xml:space="preserve"> choose afterwards each segment </w:t>
      </w:r>
      <w:r w:rsidR="009E0269" w:rsidRPr="006E4594">
        <w:rPr>
          <w:lang w:val="en-CA" w:eastAsia="en-US"/>
        </w:rPr>
        <w:t>according to logical sequence according to the first s</w:t>
      </w:r>
      <w:r w:rsidR="002257BD" w:rsidRPr="006E4594">
        <w:rPr>
          <w:lang w:val="en-CA" w:eastAsia="en-US"/>
        </w:rPr>
        <w:t>ector</w:t>
      </w:r>
      <w:r w:rsidR="009E0269" w:rsidRPr="006E4594">
        <w:rPr>
          <w:lang w:val="en-CA" w:eastAsia="en-US"/>
        </w:rPr>
        <w:t xml:space="preserve">. </w:t>
      </w:r>
      <w:r w:rsidR="00284376" w:rsidRPr="006E4594">
        <w:rPr>
          <w:lang w:val="en-CA" w:eastAsia="en-US"/>
        </w:rPr>
        <w:t>I</w:t>
      </w:r>
    </w:p>
    <w:p w14:paraId="19BF9B94" w14:textId="3B1A9F0A" w:rsidR="00ED0B90" w:rsidRPr="006E4594" w:rsidRDefault="00C149EC" w:rsidP="00ED0B90">
      <w:pPr>
        <w:rPr>
          <w:lang w:val="en-CA" w:eastAsia="en-US"/>
        </w:rPr>
      </w:pPr>
      <w:ins w:id="104" w:author="Boulianne,Vincent (ECCC)" w:date="2021-09-27T14:00:00Z">
        <w:r>
          <w:rPr>
            <w:lang w:val="en-CA" w:eastAsia="en-US"/>
          </w:rPr>
          <w:t>I</w:t>
        </w:r>
      </w:ins>
      <w:r w:rsidR="00284376" w:rsidRPr="006E4594">
        <w:rPr>
          <w:lang w:val="en-CA" w:eastAsia="en-US"/>
        </w:rPr>
        <w:t xml:space="preserve">n the figure below, it can be seen that the first segment would be to the left for the northern shore and to the right for the southern shore. </w:t>
      </w:r>
      <w:r w:rsidR="009E0269" w:rsidRPr="006E4594">
        <w:rPr>
          <w:lang w:val="en-CA" w:eastAsia="en-US"/>
        </w:rPr>
        <w:t>It is important to note</w:t>
      </w:r>
      <w:r w:rsidR="00BC069D" w:rsidRPr="006E4594">
        <w:rPr>
          <w:lang w:val="en-CA" w:eastAsia="en-US"/>
        </w:rPr>
        <w:t xml:space="preserve"> </w:t>
      </w:r>
      <w:r w:rsidR="009E0269" w:rsidRPr="006E4594">
        <w:rPr>
          <w:lang w:val="en-CA" w:eastAsia="en-US"/>
        </w:rPr>
        <w:t>that first</w:t>
      </w:r>
      <w:r w:rsidR="00BC069D" w:rsidRPr="006E4594">
        <w:rPr>
          <w:lang w:val="en-CA" w:eastAsia="en-US"/>
        </w:rPr>
        <w:t xml:space="preserve"> segments might not be entirely contained within a</w:t>
      </w:r>
      <w:r w:rsidR="00284376" w:rsidRPr="006E4594">
        <w:rPr>
          <w:lang w:val="en-CA" w:eastAsia="en-US"/>
        </w:rPr>
        <w:t xml:space="preserve"> grid. Segments are part of a sector if their </w:t>
      </w:r>
      <w:r w:rsidR="002257BD" w:rsidRPr="006E4594">
        <w:rPr>
          <w:lang w:val="en-CA" w:eastAsia="en-US"/>
        </w:rPr>
        <w:t>geometric centre</w:t>
      </w:r>
      <w:r w:rsidR="00284376" w:rsidRPr="006E4594">
        <w:rPr>
          <w:lang w:val="en-CA" w:eastAsia="en-US"/>
        </w:rPr>
        <w:t xml:space="preserve"> is included in that sector. </w:t>
      </w:r>
    </w:p>
    <w:p w14:paraId="28AEBA80" w14:textId="674416A4" w:rsidR="005021B4" w:rsidRDefault="006A675C" w:rsidP="005021B4">
      <w:pPr>
        <w:keepNext/>
      </w:pPr>
      <w:r>
        <w:rPr>
          <w:noProof/>
          <w:lang w:val="en-CA" w:eastAsia="en-CA"/>
        </w:rPr>
        <w:drawing>
          <wp:inline distT="0" distB="0" distL="0" distR="0" wp14:anchorId="31CA5F6A" wp14:editId="78475F33">
            <wp:extent cx="5881420" cy="2476814"/>
            <wp:effectExtent l="0" t="0" r="508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003" cy="2486745"/>
                    </a:xfrm>
                    <a:prstGeom prst="rect">
                      <a:avLst/>
                    </a:prstGeom>
                    <a:noFill/>
                  </pic:spPr>
                </pic:pic>
              </a:graphicData>
            </a:graphic>
          </wp:inline>
        </w:drawing>
      </w:r>
    </w:p>
    <w:p w14:paraId="0BB5377D" w14:textId="41CFD2AA" w:rsidR="005021B4" w:rsidRDefault="005021B4" w:rsidP="005021B4">
      <w:pPr>
        <w:pStyle w:val="Lgende"/>
      </w:pPr>
      <w:r>
        <w:t xml:space="preserve">Figure </w:t>
      </w:r>
      <w:r>
        <w:fldChar w:fldCharType="begin"/>
      </w:r>
      <w:r>
        <w:instrText xml:space="preserve"> SEQ Figure \* ARABIC </w:instrText>
      </w:r>
      <w:r>
        <w:fldChar w:fldCharType="separate"/>
      </w:r>
      <w:r w:rsidR="00C0339F">
        <w:rPr>
          <w:noProof/>
        </w:rPr>
        <w:t>5</w:t>
      </w:r>
      <w:r>
        <w:fldChar w:fldCharType="end"/>
      </w:r>
      <w:r>
        <w:t>. Select s</w:t>
      </w:r>
      <w:r w:rsidRPr="003B2C08">
        <w:t xml:space="preserve">ector </w:t>
      </w:r>
      <w:r>
        <w:t>first segment</w:t>
      </w:r>
    </w:p>
    <w:p w14:paraId="7A974BCE" w14:textId="10D19035" w:rsidR="00A00A61" w:rsidRPr="006E4594" w:rsidRDefault="00A00A61" w:rsidP="00ED0B90">
      <w:pPr>
        <w:rPr>
          <w:lang w:val="en-CA" w:eastAsia="en-US"/>
        </w:rPr>
      </w:pPr>
    </w:p>
    <w:p w14:paraId="0AC78183" w14:textId="4E1F76DA" w:rsidR="00ED0B90" w:rsidRDefault="00284376" w:rsidP="00ED0B90">
      <w:pPr>
        <w:rPr>
          <w:lang w:val="en-CA" w:eastAsia="en-US"/>
        </w:rPr>
      </w:pPr>
      <w:r w:rsidRPr="006E4594">
        <w:rPr>
          <w:lang w:val="en-CA" w:eastAsia="en-US"/>
        </w:rPr>
        <w:t xml:space="preserve">Once the edit has been made, </w:t>
      </w:r>
      <w:ins w:id="105" w:author="Boulianne,Vincent (ECCC)" w:date="2021-09-27T14:25:00Z">
        <w:r w:rsidR="00C90058">
          <w:rPr>
            <w:lang w:val="en-CA" w:eastAsia="en-US"/>
          </w:rPr>
          <w:t>the feature class</w:t>
        </w:r>
      </w:ins>
      <w:del w:id="106" w:author="Boulianne,Vincent (ECCC)" w:date="2021-09-27T14:25:00Z">
        <w:r w:rsidRPr="006E4594" w:rsidDel="00C90058">
          <w:rPr>
            <w:lang w:val="en-CA" w:eastAsia="en-US"/>
          </w:rPr>
          <w:delText>it</w:delText>
        </w:r>
      </w:del>
      <w:r w:rsidRPr="006E4594">
        <w:rPr>
          <w:lang w:val="en-CA" w:eastAsia="en-US"/>
        </w:rPr>
        <w:t xml:space="preserve"> can be saved</w:t>
      </w:r>
      <w:ins w:id="107" w:author="Boulianne,Vincent (ECCC)" w:date="2021-09-27T14:25:00Z">
        <w:r w:rsidR="00C90058">
          <w:rPr>
            <w:lang w:val="en-CA" w:eastAsia="en-US"/>
          </w:rPr>
          <w:t xml:space="preserve"> and used in the script</w:t>
        </w:r>
      </w:ins>
      <w:del w:id="108" w:author="Boulianne,Vincent (ECCC)" w:date="2021-09-27T14:25:00Z">
        <w:r w:rsidRPr="006E4594" w:rsidDel="00C90058">
          <w:rPr>
            <w:lang w:val="en-CA" w:eastAsia="en-US"/>
          </w:rPr>
          <w:delText xml:space="preserve">. </w:delText>
        </w:r>
      </w:del>
    </w:p>
    <w:p w14:paraId="307658C8" w14:textId="271CF2B1" w:rsidR="00C149EC" w:rsidRDefault="00C149EC" w:rsidP="00C149EC">
      <w:pPr>
        <w:rPr>
          <w:lang w:val="en-CA" w:eastAsia="en-US"/>
        </w:rPr>
      </w:pPr>
      <w:ins w:id="109" w:author="Boulianne,Vincent (ECCC)" w:date="2021-09-27T14:01:00Z">
        <w:r>
          <w:rPr>
            <w:lang w:val="en-CA" w:eastAsia="en-US"/>
          </w:rPr>
          <w:t xml:space="preserve">To start the script with manually edited first segments, </w:t>
        </w:r>
      </w:ins>
      <w:ins w:id="110" w:author="Boulianne,Vincent (ECCC)" w:date="2021-09-27T14:03:00Z">
        <w:r>
          <w:rPr>
            <w:lang w:val="en-CA" w:eastAsia="en-US"/>
          </w:rPr>
          <w:t xml:space="preserve">choose the method “By Proximity”. The script will detect the presence of the field </w:t>
        </w:r>
      </w:ins>
      <w:ins w:id="111" w:author="Boulianne,Vincent (ECCC)" w:date="2021-09-27T14:04:00Z">
        <w:r>
          <w:rPr>
            <w:lang w:val="en-CA" w:eastAsia="en-US"/>
          </w:rPr>
          <w:t>“sector first segment” and verify if a first segment has been set</w:t>
        </w:r>
      </w:ins>
      <w:ins w:id="112" w:author="Boulianne,Vincent (ECCC)" w:date="2021-09-27T14:25:00Z">
        <w:r w:rsidR="00C90058">
          <w:rPr>
            <w:lang w:val="en-CA" w:eastAsia="en-US"/>
          </w:rPr>
          <w:t xml:space="preserve"> in each sector</w:t>
        </w:r>
      </w:ins>
      <w:ins w:id="113" w:author="Boulianne,Vincent (ECCC)" w:date="2021-09-27T14:04:00Z">
        <w:r>
          <w:rPr>
            <w:lang w:val="en-CA" w:eastAsia="en-US"/>
          </w:rPr>
          <w:t xml:space="preserve">. </w:t>
        </w:r>
      </w:ins>
      <w:r w:rsidRPr="006E4594">
        <w:rPr>
          <w:lang w:val="en-CA" w:eastAsia="en-US"/>
        </w:rPr>
        <w:t xml:space="preserve">The script may stop if there are more than two “first segment” in a same sector. </w:t>
      </w:r>
    </w:p>
    <w:p w14:paraId="2E3670FF" w14:textId="50979653" w:rsidR="00C149EC" w:rsidRPr="006E4594" w:rsidDel="00C149EC" w:rsidRDefault="00C149EC" w:rsidP="00ED0B90">
      <w:pPr>
        <w:rPr>
          <w:del w:id="114" w:author="Boulianne,Vincent (ECCC)" w:date="2021-09-27T14:01:00Z"/>
          <w:lang w:val="en-CA" w:eastAsia="en-US"/>
        </w:rPr>
      </w:pPr>
    </w:p>
    <w:p w14:paraId="1D5CB28A" w14:textId="77777777" w:rsidR="00027F1A" w:rsidRPr="006E4594" w:rsidRDefault="00027F1A" w:rsidP="00825588">
      <w:pPr>
        <w:rPr>
          <w:lang w:val="en-CA" w:eastAsia="en-US"/>
        </w:rPr>
      </w:pPr>
    </w:p>
    <w:p w14:paraId="5608EAAC" w14:textId="37044143" w:rsidR="0063461B" w:rsidRPr="006E4594" w:rsidRDefault="004A01E2" w:rsidP="005021B4">
      <w:pPr>
        <w:pStyle w:val="Titre1"/>
        <w:rPr>
          <w:lang w:val="en-CA" w:eastAsia="en-US"/>
        </w:rPr>
      </w:pPr>
      <w:bookmarkStart w:id="115" w:name="_Toc83646615"/>
      <w:r w:rsidRPr="006E4594">
        <w:rPr>
          <w:lang w:val="en-CA" w:eastAsia="en-US"/>
        </w:rPr>
        <w:t>Results</w:t>
      </w:r>
      <w:r w:rsidR="00DD1415" w:rsidRPr="006E4594">
        <w:rPr>
          <w:lang w:val="en-CA" w:eastAsia="en-US"/>
        </w:rPr>
        <w:t xml:space="preserve"> and Discussion</w:t>
      </w:r>
      <w:bookmarkEnd w:id="115"/>
    </w:p>
    <w:p w14:paraId="2694C4E7" w14:textId="77777777" w:rsidR="004C68EE" w:rsidRPr="006E4594" w:rsidRDefault="004C68EE" w:rsidP="004C68EE">
      <w:pPr>
        <w:pStyle w:val="Titre2"/>
        <w:rPr>
          <w:lang w:val="en-CA" w:eastAsia="en-US"/>
        </w:rPr>
      </w:pPr>
      <w:bookmarkStart w:id="116" w:name="_Toc83646616"/>
      <w:r w:rsidRPr="006E4594">
        <w:rPr>
          <w:lang w:val="en-CA" w:eastAsia="en-US"/>
        </w:rPr>
        <w:t>Method 1: By Ordering Field.</w:t>
      </w:r>
      <w:bookmarkEnd w:id="116"/>
      <w:r w:rsidRPr="006E4594">
        <w:rPr>
          <w:lang w:val="en-CA" w:eastAsia="en-US"/>
        </w:rPr>
        <w:t xml:space="preserve"> </w:t>
      </w:r>
    </w:p>
    <w:p w14:paraId="577DCC8A" w14:textId="204A619D" w:rsidR="00EE358D" w:rsidRPr="006E4594" w:rsidRDefault="004C68EE" w:rsidP="004C68EE">
      <w:pPr>
        <w:rPr>
          <w:lang w:val="en-CA" w:eastAsia="en-US"/>
        </w:rPr>
      </w:pPr>
      <w:r w:rsidRPr="006E4594">
        <w:rPr>
          <w:lang w:val="en-CA" w:eastAsia="en-US"/>
        </w:rPr>
        <w:t xml:space="preserve">In many cases, the segments have been created in order and the OID of the segments along a shoreline are already sequential. After being bundled, they can be named in ascending order. There may be some odd segments named incorrectly but in many </w:t>
      </w:r>
      <w:r w:rsidR="00064C75" w:rsidRPr="006E4594">
        <w:rPr>
          <w:lang w:val="en-CA" w:eastAsia="en-US"/>
        </w:rPr>
        <w:t>cases,</w:t>
      </w:r>
      <w:r w:rsidRPr="006E4594">
        <w:rPr>
          <w:lang w:val="en-CA" w:eastAsia="en-US"/>
        </w:rPr>
        <w:t xml:space="preserve"> the method seems</w:t>
      </w:r>
      <w:r w:rsidR="00064C75" w:rsidRPr="006E4594">
        <w:rPr>
          <w:lang w:val="en-CA" w:eastAsia="en-US"/>
        </w:rPr>
        <w:t xml:space="preserve"> to</w:t>
      </w:r>
      <w:r w:rsidRPr="006E4594">
        <w:rPr>
          <w:lang w:val="en-CA" w:eastAsia="en-US"/>
        </w:rPr>
        <w:t xml:space="preserve"> work</w:t>
      </w:r>
      <w:r w:rsidR="00D44CB3" w:rsidRPr="006E4594">
        <w:rPr>
          <w:lang w:val="en-CA" w:eastAsia="en-US"/>
        </w:rPr>
        <w:t xml:space="preserve">. </w:t>
      </w:r>
      <w:r w:rsidR="00DD1415" w:rsidRPr="006E4594">
        <w:rPr>
          <w:lang w:val="en-CA" w:eastAsia="en-US"/>
        </w:rPr>
        <w:t xml:space="preserve">The </w:t>
      </w:r>
      <w:r w:rsidR="00EE358D" w:rsidRPr="006E4594">
        <w:rPr>
          <w:lang w:val="en-CA" w:eastAsia="en-US"/>
        </w:rPr>
        <w:t xml:space="preserve">result is adequate to the exception of a few </w:t>
      </w:r>
      <w:r w:rsidR="00D44CB3" w:rsidRPr="006E4594">
        <w:rPr>
          <w:lang w:val="en-CA" w:eastAsia="en-US"/>
        </w:rPr>
        <w:t>outliers</w:t>
      </w:r>
      <w:r w:rsidR="00E55BB3" w:rsidRPr="006E4594">
        <w:rPr>
          <w:lang w:val="en-CA" w:eastAsia="en-US"/>
        </w:rPr>
        <w:t>.</w:t>
      </w:r>
      <w:r w:rsidR="00064C75" w:rsidRPr="006E4594">
        <w:rPr>
          <w:lang w:val="en-CA" w:eastAsia="en-US"/>
        </w:rPr>
        <w:t xml:space="preserve"> </w:t>
      </w:r>
    </w:p>
    <w:p w14:paraId="6D264C12" w14:textId="3EF69F78" w:rsidR="00E55BB3" w:rsidRPr="006E4594" w:rsidRDefault="00E55BB3" w:rsidP="004C68EE">
      <w:pPr>
        <w:rPr>
          <w:lang w:val="en-CA" w:eastAsia="en-US"/>
        </w:rPr>
      </w:pPr>
      <w:r w:rsidRPr="006E4594">
        <w:rPr>
          <w:lang w:val="en-CA" w:eastAsia="en-US"/>
        </w:rPr>
        <w:t xml:space="preserve">The heart of the script is rather simple and is fast: </w:t>
      </w:r>
    </w:p>
    <w:p w14:paraId="065F9897" w14:textId="77777777" w:rsidR="00E55BB3" w:rsidRPr="006E4594" w:rsidRDefault="00E55BB3" w:rsidP="00E55BB3">
      <w:pPr>
        <w:pStyle w:val="Source"/>
        <w:pBdr>
          <w:right w:val="single" w:sz="4" w:space="0" w:color="auto"/>
        </w:pBdr>
        <w:rPr>
          <w:lang w:eastAsia="en-CA"/>
        </w:rPr>
      </w:pPr>
      <w:r w:rsidRPr="006E4594">
        <w:rPr>
          <w:lang w:eastAsia="en-CA"/>
        </w:rPr>
        <w:t>  </w:t>
      </w:r>
    </w:p>
    <w:p w14:paraId="74A6FA68" w14:textId="3E6A12CA"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sector </w:t>
      </w:r>
      <w:r w:rsidRPr="006E4594">
        <w:rPr>
          <w:color w:val="AF00DB"/>
          <w:lang w:eastAsia="en-CA"/>
        </w:rPr>
        <w:t>in</w:t>
      </w:r>
      <w:r w:rsidRPr="006E4594">
        <w:rPr>
          <w:lang w:eastAsia="en-CA"/>
        </w:rPr>
        <w:t> sector_list: </w:t>
      </w:r>
      <w:r w:rsidRPr="006E4594">
        <w:rPr>
          <w:color w:val="008000"/>
          <w:lang w:eastAsia="en-CA"/>
        </w:rPr>
        <w:t># Loop by sector</w:t>
      </w:r>
    </w:p>
    <w:p w14:paraId="135A2BC9" w14:textId="0CE419CA" w:rsidR="00E55BB3" w:rsidRPr="006E4594" w:rsidRDefault="00E55BB3" w:rsidP="00E55BB3">
      <w:pPr>
        <w:pStyle w:val="Source"/>
        <w:pBdr>
          <w:right w:val="single" w:sz="4" w:space="0" w:color="auto"/>
        </w:pBdr>
        <w:ind w:firstLine="284"/>
        <w:rPr>
          <w:lang w:eastAsia="en-CA"/>
        </w:rPr>
      </w:pPr>
    </w:p>
    <w:p w14:paraId="43F5B6E5" w14:textId="71E8E4BF"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Select all segments within grid sector</w:t>
      </w:r>
    </w:p>
    <w:p w14:paraId="447648BB" w14:textId="77777777" w:rsidR="00E55BB3" w:rsidRPr="006E4594" w:rsidRDefault="00E55BB3" w:rsidP="00E55BB3">
      <w:pPr>
        <w:pStyle w:val="Source"/>
        <w:pBdr>
          <w:right w:val="single" w:sz="4" w:space="0" w:color="auto"/>
        </w:pBdr>
        <w:ind w:firstLine="284"/>
        <w:rPr>
          <w:lang w:eastAsia="en-CA"/>
        </w:rPr>
      </w:pPr>
      <w:r w:rsidRPr="006E4594">
        <w:rPr>
          <w:lang w:eastAsia="en-CA"/>
        </w:rPr>
        <w:t>            sql_clause_ord = (</w:t>
      </w:r>
      <w:r w:rsidRPr="006E4594">
        <w:rPr>
          <w:color w:val="0000FF"/>
          <w:lang w:eastAsia="en-CA"/>
        </w:rPr>
        <w:t>None</w:t>
      </w:r>
      <w:r w:rsidRPr="006E4594">
        <w:rPr>
          <w:lang w:eastAsia="en-CA"/>
        </w:rPr>
        <w:t>, </w:t>
      </w:r>
      <w:r w:rsidRPr="006E4594">
        <w:rPr>
          <w:color w:val="A31515"/>
          <w:lang w:eastAsia="en-CA"/>
        </w:rPr>
        <w:t>"ORDER BY "</w:t>
      </w:r>
      <w:r w:rsidRPr="006E4594">
        <w:rPr>
          <w:lang w:eastAsia="en-CA"/>
        </w:rPr>
        <w:t> + shoreline_order_field + </w:t>
      </w:r>
      <w:r w:rsidRPr="006E4594">
        <w:rPr>
          <w:color w:val="A31515"/>
          <w:lang w:eastAsia="en-CA"/>
        </w:rPr>
        <w:t>" ASC"</w:t>
      </w:r>
      <w:r w:rsidRPr="006E4594">
        <w:rPr>
          <w:lang w:eastAsia="en-CA"/>
        </w:rPr>
        <w:t>)</w:t>
      </w:r>
    </w:p>
    <w:p w14:paraId="08D10A19" w14:textId="77777777" w:rsidR="00E55BB3" w:rsidRPr="006E4594" w:rsidRDefault="00E55BB3" w:rsidP="00E55BB3">
      <w:pPr>
        <w:pStyle w:val="Source"/>
        <w:pBdr>
          <w:right w:val="single" w:sz="4" w:space="0" w:color="auto"/>
        </w:pBdr>
        <w:ind w:firstLine="284"/>
        <w:rPr>
          <w:lang w:eastAsia="en-CA"/>
        </w:rPr>
      </w:pPr>
    </w:p>
    <w:p w14:paraId="567D2497"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008000"/>
          <w:lang w:eastAsia="en-CA"/>
        </w:rPr>
        <w:t># SQL query create a subgroup by sector and afterward named sequentially in ascending order of their "OBJECTID"</w:t>
      </w:r>
    </w:p>
    <w:p w14:paraId="19F1A7F3"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66C4C8C0"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with</w:t>
      </w:r>
      <w:r w:rsidRPr="006E4594">
        <w:rPr>
          <w:lang w:eastAsia="en-CA"/>
        </w:rPr>
        <w:t> arcpy.da.UpdateCursor(shln_to_process, [</w:t>
      </w:r>
      <w:r w:rsidRPr="006E4594">
        <w:rPr>
          <w:color w:val="A31515"/>
          <w:lang w:eastAsia="en-CA"/>
        </w:rPr>
        <w:t>"NAME_EN"</w:t>
      </w:r>
      <w:r w:rsidRPr="006E4594">
        <w:rPr>
          <w:lang w:eastAsia="en-CA"/>
        </w:rPr>
        <w:t>], </w:t>
      </w:r>
      <w:r w:rsidRPr="006E4594">
        <w:rPr>
          <w:color w:val="001080"/>
          <w:lang w:eastAsia="en-CA"/>
        </w:rPr>
        <w:t>where_clause</w:t>
      </w:r>
      <w:r w:rsidRPr="006E4594">
        <w:rPr>
          <w:lang w:eastAsia="en-CA"/>
        </w:rPr>
        <w:t>=</w:t>
      </w:r>
      <w:r w:rsidRPr="006E4594">
        <w:rPr>
          <w:color w:val="A31515"/>
          <w:lang w:eastAsia="en-CA"/>
        </w:rPr>
        <w:t>"NTS_SNRC='"</w:t>
      </w:r>
      <w:r w:rsidRPr="006E4594">
        <w:rPr>
          <w:lang w:eastAsia="en-CA"/>
        </w:rPr>
        <w:t> + sector + </w:t>
      </w:r>
      <w:r w:rsidRPr="006E4594">
        <w:rPr>
          <w:color w:val="A31515"/>
          <w:lang w:eastAsia="en-CA"/>
        </w:rPr>
        <w:t>"'"</w:t>
      </w:r>
      <w:r w:rsidRPr="006E4594">
        <w:rPr>
          <w:lang w:eastAsia="en-CA"/>
        </w:rPr>
        <w:t>, </w:t>
      </w:r>
      <w:r w:rsidRPr="006E4594">
        <w:rPr>
          <w:color w:val="001080"/>
          <w:lang w:eastAsia="en-CA"/>
        </w:rPr>
        <w:t>sql_clause</w:t>
      </w:r>
      <w:r w:rsidRPr="006E4594">
        <w:rPr>
          <w:lang w:eastAsia="en-CA"/>
        </w:rPr>
        <w:t>=sql_clause_ord) </w:t>
      </w:r>
      <w:r w:rsidRPr="006E4594">
        <w:rPr>
          <w:color w:val="AF00DB"/>
          <w:lang w:eastAsia="en-CA"/>
        </w:rPr>
        <w:t>as</w:t>
      </w:r>
      <w:r w:rsidRPr="006E4594">
        <w:rPr>
          <w:lang w:eastAsia="en-CA"/>
        </w:rPr>
        <w:t> cursor:</w:t>
      </w:r>
    </w:p>
    <w:p w14:paraId="265665C9" w14:textId="77777777" w:rsidR="00E55BB3" w:rsidRPr="006E4594" w:rsidRDefault="00E55BB3" w:rsidP="00E55BB3">
      <w:pPr>
        <w:pStyle w:val="Source"/>
        <w:pBdr>
          <w:right w:val="single" w:sz="4" w:space="0" w:color="auto"/>
        </w:pBdr>
        <w:ind w:firstLine="284"/>
        <w:rPr>
          <w:lang w:eastAsia="en-CA"/>
        </w:rPr>
      </w:pPr>
      <w:r w:rsidRPr="006E4594">
        <w:rPr>
          <w:lang w:eastAsia="en-CA"/>
        </w:rPr>
        <w:t>                </w:t>
      </w:r>
      <w:r w:rsidRPr="006E4594">
        <w:rPr>
          <w:color w:val="AF00DB"/>
          <w:lang w:eastAsia="en-CA"/>
        </w:rPr>
        <w:t>for</w:t>
      </w:r>
      <w:r w:rsidRPr="006E4594">
        <w:rPr>
          <w:lang w:eastAsia="en-CA"/>
        </w:rPr>
        <w:t> row </w:t>
      </w:r>
      <w:r w:rsidRPr="006E4594">
        <w:rPr>
          <w:color w:val="AF00DB"/>
          <w:lang w:eastAsia="en-CA"/>
        </w:rPr>
        <w:t>in</w:t>
      </w:r>
      <w:r w:rsidRPr="006E4594">
        <w:rPr>
          <w:lang w:eastAsia="en-CA"/>
        </w:rPr>
        <w:t> cursor:</w:t>
      </w:r>
    </w:p>
    <w:p w14:paraId="5B8BA968" w14:textId="77777777" w:rsidR="00E55BB3" w:rsidRPr="006E4594" w:rsidRDefault="00E55BB3" w:rsidP="00E55BB3">
      <w:pPr>
        <w:pStyle w:val="Source"/>
        <w:pBdr>
          <w:right w:val="single" w:sz="4" w:space="0" w:color="auto"/>
        </w:pBdr>
        <w:ind w:firstLine="284"/>
        <w:rPr>
          <w:lang w:eastAsia="en-CA"/>
        </w:rPr>
      </w:pPr>
      <w:r w:rsidRPr="006E4594">
        <w:rPr>
          <w:lang w:eastAsia="en-CA"/>
        </w:rPr>
        <w:t>                    row[</w:t>
      </w:r>
      <w:r w:rsidRPr="006E4594">
        <w:rPr>
          <w:color w:val="098658"/>
          <w:lang w:eastAsia="en-CA"/>
        </w:rPr>
        <w:t>0</w:t>
      </w:r>
      <w:r w:rsidRPr="006E4594">
        <w:rPr>
          <w:lang w:eastAsia="en-CA"/>
        </w:rPr>
        <w:t>] = sector + </w:t>
      </w:r>
      <w:r w:rsidRPr="006E4594">
        <w:rPr>
          <w:color w:val="A31515"/>
          <w:lang w:eastAsia="en-CA"/>
        </w:rPr>
        <w:t>"-"</w:t>
      </w:r>
      <w:r w:rsidRPr="006E4594">
        <w:rPr>
          <w:lang w:eastAsia="en-CA"/>
        </w:rPr>
        <w:t> +  </w:t>
      </w:r>
      <w:r w:rsidRPr="006E4594">
        <w:rPr>
          <w:color w:val="267F99"/>
          <w:lang w:eastAsia="en-CA"/>
        </w:rPr>
        <w:t>str</w:t>
      </w:r>
      <w:r w:rsidRPr="006E4594">
        <w:rPr>
          <w:lang w:eastAsia="en-CA"/>
        </w:rPr>
        <w:t>(num_seq).zfill(</w:t>
      </w:r>
      <w:r w:rsidRPr="006E4594">
        <w:rPr>
          <w:color w:val="098658"/>
          <w:lang w:eastAsia="en-CA"/>
        </w:rPr>
        <w:t>4</w:t>
      </w:r>
      <w:r w:rsidRPr="006E4594">
        <w:rPr>
          <w:lang w:eastAsia="en-CA"/>
        </w:rPr>
        <w:t>)</w:t>
      </w:r>
    </w:p>
    <w:p w14:paraId="17EEEF5F" w14:textId="77777777" w:rsidR="00E55BB3" w:rsidRPr="006E4594" w:rsidRDefault="00E55BB3" w:rsidP="00E55BB3">
      <w:pPr>
        <w:pStyle w:val="Source"/>
        <w:pBdr>
          <w:right w:val="single" w:sz="4" w:space="0" w:color="auto"/>
        </w:pBdr>
        <w:ind w:firstLine="284"/>
        <w:rPr>
          <w:lang w:eastAsia="en-CA"/>
        </w:rPr>
      </w:pPr>
      <w:r w:rsidRPr="006E4594">
        <w:rPr>
          <w:lang w:eastAsia="en-CA"/>
        </w:rPr>
        <w:t>                    cursor.updateRow(row)</w:t>
      </w:r>
    </w:p>
    <w:p w14:paraId="4461DB44" w14:textId="77777777" w:rsidR="00E55BB3" w:rsidRPr="006E4594" w:rsidRDefault="00E55BB3" w:rsidP="00E55BB3">
      <w:pPr>
        <w:pStyle w:val="Source"/>
        <w:pBdr>
          <w:right w:val="single" w:sz="4" w:space="0" w:color="auto"/>
        </w:pBdr>
        <w:ind w:firstLine="284"/>
        <w:rPr>
          <w:lang w:eastAsia="en-CA"/>
        </w:rPr>
      </w:pPr>
      <w:r w:rsidRPr="006E4594">
        <w:rPr>
          <w:lang w:eastAsia="en-CA"/>
        </w:rPr>
        <w:t>                    num_seq += </w:t>
      </w:r>
      <w:r w:rsidRPr="006E4594">
        <w:rPr>
          <w:color w:val="098658"/>
          <w:lang w:eastAsia="en-CA"/>
        </w:rPr>
        <w:t>1</w:t>
      </w:r>
    </w:p>
    <w:p w14:paraId="2370EE13" w14:textId="303BC0ED" w:rsidR="00E55BB3" w:rsidRPr="006E4594" w:rsidRDefault="00E55BB3" w:rsidP="00EB49DD">
      <w:pPr>
        <w:pStyle w:val="Source"/>
        <w:pBdr>
          <w:right w:val="single" w:sz="4" w:space="0" w:color="auto"/>
        </w:pBdr>
        <w:ind w:firstLine="284"/>
        <w:rPr>
          <w:lang w:eastAsia="en-CA"/>
        </w:rPr>
      </w:pPr>
      <w:r w:rsidRPr="006E4594">
        <w:rPr>
          <w:lang w:eastAsia="en-CA"/>
        </w:rPr>
        <w:t>          </w:t>
      </w:r>
    </w:p>
    <w:p w14:paraId="17E0D364" w14:textId="77777777" w:rsidR="00E55BB3" w:rsidRPr="006E4594" w:rsidRDefault="00E55BB3" w:rsidP="004C68EE">
      <w:pPr>
        <w:rPr>
          <w:lang w:val="en-CA" w:eastAsia="en-US"/>
        </w:rPr>
      </w:pPr>
    </w:p>
    <w:p w14:paraId="291F7B0D" w14:textId="77777777" w:rsidR="00EE358D" w:rsidRPr="006E4594" w:rsidRDefault="00EE358D" w:rsidP="00EE358D">
      <w:pPr>
        <w:rPr>
          <w:lang w:val="en-CA" w:eastAsia="en-US"/>
        </w:rPr>
      </w:pPr>
      <w:r w:rsidRPr="006E4594">
        <w:rPr>
          <w:lang w:val="en-CA" w:eastAsia="en-US"/>
        </w:rPr>
        <w:t xml:space="preserve">The following are some a few screenshots of the first method on the segmentation of Bay of Fundy. </w:t>
      </w:r>
    </w:p>
    <w:p w14:paraId="37C0641C" w14:textId="77777777" w:rsidR="00EE358D" w:rsidRPr="006E4594" w:rsidRDefault="00EE358D" w:rsidP="00EE358D">
      <w:pPr>
        <w:rPr>
          <w:lang w:val="en-CA" w:eastAsia="en-US"/>
        </w:rPr>
      </w:pPr>
      <w:r w:rsidRPr="006E4594">
        <w:rPr>
          <w:noProof/>
          <w:lang w:val="en-CA" w:eastAsia="en-CA"/>
        </w:rPr>
        <w:drawing>
          <wp:inline distT="0" distB="0" distL="0" distR="0" wp14:anchorId="6ACD5D76" wp14:editId="3975DFC7">
            <wp:extent cx="3189373" cy="3077286"/>
            <wp:effectExtent l="19050" t="19050" r="11430" b="2794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89373" cy="3077286"/>
                    </a:xfrm>
                    <a:prstGeom prst="rect">
                      <a:avLst/>
                    </a:prstGeom>
                    <a:ln>
                      <a:solidFill>
                        <a:schemeClr val="tx1"/>
                      </a:solidFill>
                    </a:ln>
                  </pic:spPr>
                </pic:pic>
              </a:graphicData>
            </a:graphic>
          </wp:inline>
        </w:drawing>
      </w:r>
    </w:p>
    <w:p w14:paraId="608F7EDA" w14:textId="60D097D8" w:rsidR="00064C75" w:rsidRPr="006E4594" w:rsidRDefault="00064C75" w:rsidP="00064C75">
      <w:pPr>
        <w:rPr>
          <w:lang w:val="en-CA" w:eastAsia="en-US"/>
        </w:rPr>
      </w:pPr>
      <w:r w:rsidRPr="006E4594">
        <w:rPr>
          <w:lang w:val="en-CA" w:eastAsia="en-US"/>
        </w:rPr>
        <w:t>The ordering field could also be a manually an altered OBJECTID list. One approach would be to have this field populated at creation time by the team already creating the rest of the data. Provided that the process still involve</w:t>
      </w:r>
      <w:r w:rsidR="006E4594">
        <w:rPr>
          <w:lang w:val="en-CA" w:eastAsia="en-US"/>
        </w:rPr>
        <w:t>s</w:t>
      </w:r>
      <w:r w:rsidRPr="006E4594">
        <w:rPr>
          <w:lang w:val="en-CA" w:eastAsia="en-US"/>
        </w:rPr>
        <w:t xml:space="preserve"> manual editing, it would be rather simple to add the requirement to enter a sequential number for each segment at creation time. </w:t>
      </w:r>
    </w:p>
    <w:p w14:paraId="65C78D29" w14:textId="77777777" w:rsidR="00EE358D" w:rsidRPr="006E4594" w:rsidRDefault="00EE358D" w:rsidP="004C68EE">
      <w:pPr>
        <w:rPr>
          <w:lang w:val="en-CA" w:eastAsia="en-US"/>
        </w:rPr>
      </w:pPr>
    </w:p>
    <w:p w14:paraId="3829A3B1" w14:textId="5766BE57" w:rsidR="00ED0B90" w:rsidRPr="006E4594" w:rsidRDefault="004C68EE" w:rsidP="006E4594">
      <w:pPr>
        <w:pStyle w:val="Titre2"/>
        <w:rPr>
          <w:lang w:val="en-CA" w:eastAsia="en-US"/>
        </w:rPr>
      </w:pPr>
      <w:bookmarkStart w:id="117" w:name="_Toc83646617"/>
      <w:r w:rsidRPr="006E4594">
        <w:rPr>
          <w:lang w:val="en-CA" w:eastAsia="en-US"/>
        </w:rPr>
        <w:t>Method 2: By Proximity</w:t>
      </w:r>
      <w:bookmarkEnd w:id="117"/>
    </w:p>
    <w:p w14:paraId="217EFD92" w14:textId="64C21F9C" w:rsidR="00767384" w:rsidRDefault="00F03F81" w:rsidP="004E0F9F">
      <w:pPr>
        <w:rPr>
          <w:lang w:val="en-CA" w:eastAsia="en-US"/>
        </w:rPr>
      </w:pPr>
      <w:r w:rsidRPr="006E4594">
        <w:rPr>
          <w:lang w:val="en-CA" w:eastAsia="en-US"/>
        </w:rPr>
        <w:t>When</w:t>
      </w:r>
      <w:r w:rsidR="00DD1415" w:rsidRPr="006E4594">
        <w:rPr>
          <w:lang w:val="en-CA" w:eastAsia="en-US"/>
        </w:rPr>
        <w:t xml:space="preserve"> the shoreline is simple, the sequential naming is appropriate. </w:t>
      </w:r>
      <w:ins w:id="118" w:author="Boulianne,Vincent (ECCC)" w:date="2021-09-27T11:32:00Z">
        <w:r w:rsidR="00FD3E8A">
          <w:rPr>
            <w:lang w:val="en-CA" w:eastAsia="en-US"/>
          </w:rPr>
          <w:t>In more complex geographies,t</w:t>
        </w:r>
      </w:ins>
      <w:del w:id="119" w:author="Boulianne,Vincent (ECCC)" w:date="2021-09-27T11:32:00Z">
        <w:r w:rsidR="00767384" w:rsidRPr="006E4594" w:rsidDel="00FD3E8A">
          <w:rPr>
            <w:lang w:val="en-CA" w:eastAsia="en-US"/>
          </w:rPr>
          <w:delText>T</w:delText>
        </w:r>
      </w:del>
      <w:r w:rsidR="00767384" w:rsidRPr="006E4594">
        <w:rPr>
          <w:lang w:val="en-CA" w:eastAsia="en-US"/>
        </w:rPr>
        <w:t>he</w:t>
      </w:r>
      <w:r w:rsidR="00DD1415" w:rsidRPr="006E4594">
        <w:rPr>
          <w:lang w:val="en-CA" w:eastAsia="en-US"/>
        </w:rPr>
        <w:t xml:space="preserve"> script will process a whole landmass before processing other landmasses</w:t>
      </w:r>
      <w:r w:rsidR="00767384" w:rsidRPr="006E4594">
        <w:rPr>
          <w:lang w:val="en-CA" w:eastAsia="en-US"/>
        </w:rPr>
        <w:t xml:space="preserve"> (fig. 1). This means</w:t>
      </w:r>
      <w:r w:rsidR="006E4594">
        <w:rPr>
          <w:lang w:val="en-CA" w:eastAsia="en-US"/>
        </w:rPr>
        <w:t xml:space="preserve">, </w:t>
      </w:r>
      <w:del w:id="120" w:author="Boulianne,Vincent (ECCC)" w:date="2021-09-27T11:32:00Z">
        <w:r w:rsidR="006E4594" w:rsidDel="00FD3E8A">
          <w:rPr>
            <w:lang w:val="en-CA" w:eastAsia="en-US"/>
          </w:rPr>
          <w:delText>however,</w:delText>
        </w:r>
        <w:r w:rsidR="00767384" w:rsidRPr="006E4594" w:rsidDel="00FD3E8A">
          <w:rPr>
            <w:lang w:val="en-CA" w:eastAsia="en-US"/>
          </w:rPr>
          <w:delText xml:space="preserve"> </w:delText>
        </w:r>
      </w:del>
      <w:r w:rsidR="00767384" w:rsidRPr="006E4594">
        <w:rPr>
          <w:lang w:val="en-CA" w:eastAsia="en-US"/>
        </w:rPr>
        <w:t xml:space="preserve">that since the </w:t>
      </w:r>
      <w:r w:rsidR="00E55BB3" w:rsidRPr="006E4594">
        <w:rPr>
          <w:lang w:val="en-CA" w:eastAsia="en-US"/>
        </w:rPr>
        <w:t>continent can have a long interrupted shoreline, the</w:t>
      </w:r>
      <w:r w:rsidR="00767384" w:rsidRPr="006E4594">
        <w:rPr>
          <w:lang w:val="en-CA" w:eastAsia="en-US"/>
        </w:rPr>
        <w:t xml:space="preserve"> segments on</w:t>
      </w:r>
      <w:r w:rsidR="00E55BB3" w:rsidRPr="006E4594">
        <w:rPr>
          <w:lang w:val="en-CA" w:eastAsia="en-US"/>
        </w:rPr>
        <w:t xml:space="preserve"> island</w:t>
      </w:r>
      <w:r w:rsidRPr="006E4594">
        <w:rPr>
          <w:lang w:val="en-CA" w:eastAsia="en-US"/>
        </w:rPr>
        <w:t>s</w:t>
      </w:r>
      <w:r w:rsidR="00E55BB3" w:rsidRPr="006E4594">
        <w:rPr>
          <w:lang w:val="en-CA" w:eastAsia="en-US"/>
        </w:rPr>
        <w:t xml:space="preserve"> ma</w:t>
      </w:r>
      <w:r w:rsidRPr="006E4594">
        <w:rPr>
          <w:lang w:val="en-CA" w:eastAsia="en-US"/>
        </w:rPr>
        <w:t>y have a</w:t>
      </w:r>
      <w:r w:rsidR="00767384" w:rsidRPr="006E4594">
        <w:rPr>
          <w:lang w:val="en-CA" w:eastAsia="en-US"/>
        </w:rPr>
        <w:t xml:space="preserve"> number much different from “continental segments” close to it</w:t>
      </w:r>
      <w:ins w:id="121" w:author="Boulianne,Vincent (ECCC)" w:date="2021-09-27T11:14:00Z">
        <w:r w:rsidR="00A71C23">
          <w:rPr>
            <w:lang w:val="en-CA" w:eastAsia="en-US"/>
          </w:rPr>
          <w:t xml:space="preserve"> (fig. 6)</w:t>
        </w:r>
      </w:ins>
      <w:r w:rsidR="00767384" w:rsidRPr="006E4594">
        <w:rPr>
          <w:lang w:val="en-CA" w:eastAsia="en-US"/>
        </w:rPr>
        <w:t>.</w:t>
      </w:r>
      <w:ins w:id="122" w:author="Boulianne,Vincent (ECCC)" w:date="2021-09-27T11:34:00Z">
        <w:r w:rsidR="00FD3E8A">
          <w:rPr>
            <w:lang w:val="en-CA" w:eastAsia="en-US"/>
          </w:rPr>
          <w:t xml:space="preserve"> It has also processed the segments in a zigzag. </w:t>
        </w:r>
      </w:ins>
      <w:ins w:id="123" w:author="Boulianne,Vincent (ECCC)" w:date="2021-09-27T11:35:00Z">
        <w:r w:rsidR="00FD3E8A">
          <w:rPr>
            <w:lang w:val="en-CA" w:eastAsia="en-US"/>
          </w:rPr>
          <w:t>Once the last continental segment have been named, it starts naming</w:t>
        </w:r>
      </w:ins>
      <w:ins w:id="124" w:author="Boulianne,Vincent (ECCC)" w:date="2021-09-27T11:36:00Z">
        <w:r w:rsidR="00FD3E8A">
          <w:rPr>
            <w:lang w:val="en-CA" w:eastAsia="en-US"/>
          </w:rPr>
          <w:t xml:space="preserve"> insular segments close </w:t>
        </w:r>
      </w:ins>
      <w:ins w:id="125" w:author="Boulianne,Vincent (ECCC)" w:date="2021-09-27T11:37:00Z">
        <w:r w:rsidR="00FD3E8A">
          <w:rPr>
            <w:lang w:val="en-CA" w:eastAsia="en-US"/>
          </w:rPr>
          <w:t>to it.</w:t>
        </w:r>
      </w:ins>
    </w:p>
    <w:p w14:paraId="227C17FB" w14:textId="1CDAC3F4" w:rsidR="00C0339F" w:rsidRDefault="00676785" w:rsidP="00C0339F">
      <w:pPr>
        <w:keepNext/>
        <w:jc w:val="center"/>
      </w:pPr>
      <w:r>
        <w:rPr>
          <w:noProof/>
          <w:lang w:val="en-CA" w:eastAsia="en-CA"/>
        </w:rPr>
        <w:drawing>
          <wp:inline distT="0" distB="0" distL="0" distR="0" wp14:anchorId="722DC99D" wp14:editId="0F9C2D1A">
            <wp:extent cx="2845613" cy="2833628"/>
            <wp:effectExtent l="19050" t="19050" r="12065" b="2413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4208" cy="2842187"/>
                    </a:xfrm>
                    <a:prstGeom prst="rect">
                      <a:avLst/>
                    </a:prstGeom>
                    <a:ln>
                      <a:solidFill>
                        <a:schemeClr val="tx1"/>
                      </a:solidFill>
                    </a:ln>
                  </pic:spPr>
                </pic:pic>
              </a:graphicData>
            </a:graphic>
          </wp:inline>
        </w:drawing>
      </w:r>
    </w:p>
    <w:p w14:paraId="0BA2739E" w14:textId="4DA88567" w:rsidR="00676785" w:rsidRDefault="00C0339F" w:rsidP="00C0339F">
      <w:pPr>
        <w:pStyle w:val="Lgende"/>
        <w:jc w:val="center"/>
        <w:rPr>
          <w:lang w:val="en-CA" w:eastAsia="en-US"/>
        </w:rPr>
      </w:pPr>
      <w:r>
        <w:t xml:space="preserve">Figure </w:t>
      </w:r>
      <w:r>
        <w:fldChar w:fldCharType="begin"/>
      </w:r>
      <w:r>
        <w:instrText xml:space="preserve"> SEQ Figure \* ARABIC </w:instrText>
      </w:r>
      <w:r>
        <w:fldChar w:fldCharType="separate"/>
      </w:r>
      <w:r>
        <w:rPr>
          <w:noProof/>
        </w:rPr>
        <w:t>6</w:t>
      </w:r>
      <w:r>
        <w:fldChar w:fldCharType="end"/>
      </w:r>
      <w:r>
        <w:t>. Islands have numbers in the 400s</w:t>
      </w:r>
    </w:p>
    <w:p w14:paraId="299F8E82" w14:textId="77777777" w:rsidR="00676785" w:rsidRPr="006E4594" w:rsidRDefault="00676785" w:rsidP="00676785">
      <w:pPr>
        <w:rPr>
          <w:lang w:val="en-CA" w:eastAsia="en-US"/>
        </w:rPr>
      </w:pPr>
    </w:p>
    <w:p w14:paraId="29EFB0C5" w14:textId="7151CD76" w:rsidR="00850AFF" w:rsidRPr="006E4594" w:rsidRDefault="00850AFF" w:rsidP="00FD3E8A">
      <w:pPr>
        <w:rPr>
          <w:ins w:id="126" w:author="Boulianne,Vincent (ECCC)" w:date="2021-09-27T11:33:00Z"/>
          <w:lang w:val="en-CA" w:eastAsia="en-US"/>
        </w:rPr>
      </w:pPr>
      <w:ins w:id="127" w:author="Boulianne,Vincent (ECCC)" w:date="2021-09-27T13:24:00Z">
        <w:r>
          <w:rPr>
            <w:lang w:val="en-CA" w:eastAsia="en-US"/>
          </w:rPr>
          <w:t>Setting the first segment of a sector gives a b</w:t>
        </w:r>
      </w:ins>
      <w:ins w:id="128" w:author="Boulianne,Vincent (ECCC)" w:date="2021-09-27T13:43:00Z">
        <w:r w:rsidR="009A1947">
          <w:rPr>
            <w:lang w:val="en-CA" w:eastAsia="en-US"/>
          </w:rPr>
          <w:t>et</w:t>
        </w:r>
      </w:ins>
      <w:ins w:id="129" w:author="Boulianne,Vincent (ECCC)" w:date="2021-09-27T13:24:00Z">
        <w:r>
          <w:rPr>
            <w:lang w:val="en-CA" w:eastAsia="en-US"/>
          </w:rPr>
          <w:t>ter results</w:t>
        </w:r>
      </w:ins>
      <w:ins w:id="130" w:author="Boulianne,Vincent (ECCC)" w:date="2021-09-27T13:43:00Z">
        <w:r w:rsidR="009A1947">
          <w:rPr>
            <w:lang w:val="en-CA" w:eastAsia="en-US"/>
          </w:rPr>
          <w:t>. To exemplify,</w:t>
        </w:r>
      </w:ins>
      <w:ins w:id="131" w:author="Boulianne,Vincent (ECCC)" w:date="2021-09-27T13:25:00Z">
        <w:r>
          <w:rPr>
            <w:lang w:val="en-CA" w:eastAsia="en-US"/>
          </w:rPr>
          <w:t xml:space="preserve"> one </w:t>
        </w:r>
      </w:ins>
      <w:ins w:id="132" w:author="Boulianne,Vincent (ECCC)" w:date="2021-09-27T11:33:00Z">
        <w:r w:rsidR="00FD3E8A" w:rsidRPr="006E4594">
          <w:rPr>
            <w:lang w:val="en-CA" w:eastAsia="en-US"/>
          </w:rPr>
          <w:t xml:space="preserve">case has been found </w:t>
        </w:r>
      </w:ins>
      <w:ins w:id="133" w:author="Boulianne,Vincent (ECCC)" w:date="2021-09-27T13:43:00Z">
        <w:r w:rsidR="009A1947">
          <w:rPr>
            <w:lang w:val="en-CA" w:eastAsia="en-US"/>
          </w:rPr>
          <w:t>where</w:t>
        </w:r>
      </w:ins>
      <w:ins w:id="134" w:author="Boulianne,Vincent (ECCC)" w:date="2021-09-27T11:33:00Z">
        <w:r w:rsidR="00FD3E8A" w:rsidRPr="006E4594">
          <w:rPr>
            <w:lang w:val="en-CA" w:eastAsia="en-US"/>
          </w:rPr>
          <w:t xml:space="preserve"> the first segment was a small island in the middle of the sector</w:t>
        </w:r>
      </w:ins>
      <w:ins w:id="135" w:author="Boulianne,Vincent (ECCC)" w:date="2021-09-27T13:43:00Z">
        <w:r w:rsidR="009A1947">
          <w:rPr>
            <w:lang w:val="en-CA" w:eastAsia="en-US"/>
          </w:rPr>
          <w:t xml:space="preserve"> and</w:t>
        </w:r>
      </w:ins>
      <w:ins w:id="136" w:author="Boulianne,Vincent (ECCC)" w:date="2021-09-27T11:33:00Z">
        <w:r w:rsidR="00FD3E8A" w:rsidRPr="006E4594">
          <w:rPr>
            <w:lang w:val="en-CA" w:eastAsia="en-US"/>
          </w:rPr>
          <w:t xml:space="preserve"> whose OBJECTID was very different from close segments.</w:t>
        </w:r>
      </w:ins>
      <w:ins w:id="137" w:author="Boulianne,Vincent (ECCC)" w:date="2021-09-27T13:25:00Z">
        <w:r>
          <w:rPr>
            <w:lang w:val="en-CA" w:eastAsia="en-US"/>
          </w:rPr>
          <w:t xml:space="preserve"> It created a chaotic n</w:t>
        </w:r>
        <w:r w:rsidR="009A1947">
          <w:rPr>
            <w:lang w:val="en-CA" w:eastAsia="en-US"/>
          </w:rPr>
          <w:t>umbering going in one westward and then when the limit of the sector was reached named the segments eastward.</w:t>
        </w:r>
      </w:ins>
    </w:p>
    <w:p w14:paraId="0F9AD073" w14:textId="77777777" w:rsidR="004E0F9F" w:rsidRPr="006E4594" w:rsidRDefault="004E0F9F" w:rsidP="004E0F9F">
      <w:pPr>
        <w:rPr>
          <w:lang w:val="en-CA" w:eastAsia="en-US"/>
        </w:rPr>
      </w:pPr>
    </w:p>
    <w:p w14:paraId="0DE5C00A" w14:textId="01108C6B" w:rsidR="00767384" w:rsidRPr="006E4594" w:rsidRDefault="00BC069D" w:rsidP="006E4594">
      <w:pPr>
        <w:pStyle w:val="Titre1"/>
        <w:rPr>
          <w:lang w:val="en-CA"/>
        </w:rPr>
      </w:pPr>
      <w:bookmarkStart w:id="138" w:name="_Toc83646618"/>
      <w:r w:rsidRPr="006E4594">
        <w:rPr>
          <w:lang w:val="en-CA"/>
        </w:rPr>
        <w:t>Recomm</w:t>
      </w:r>
      <w:r w:rsidR="00EF7CE5" w:rsidRPr="006E4594">
        <w:rPr>
          <w:lang w:val="en-CA"/>
        </w:rPr>
        <w:t>e</w:t>
      </w:r>
      <w:r w:rsidRPr="006E4594">
        <w:rPr>
          <w:lang w:val="en-CA"/>
        </w:rPr>
        <w:t>ndations</w:t>
      </w:r>
      <w:r w:rsidR="00676785">
        <w:rPr>
          <w:lang w:val="en-CA"/>
        </w:rPr>
        <w:t xml:space="preserve"> and remaining work</w:t>
      </w:r>
      <w:bookmarkEnd w:id="138"/>
    </w:p>
    <w:p w14:paraId="527E297F" w14:textId="4668A029" w:rsidR="00091D30" w:rsidRDefault="00091D30" w:rsidP="00091D30">
      <w:pPr>
        <w:pStyle w:val="Titre2"/>
        <w:rPr>
          <w:lang w:val="en-CA" w:eastAsia="en-US"/>
        </w:rPr>
      </w:pPr>
      <w:bookmarkStart w:id="139" w:name="_Toc83646619"/>
      <w:r>
        <w:rPr>
          <w:lang w:val="en-CA" w:eastAsia="en-US"/>
        </w:rPr>
        <w:t>Remaining work</w:t>
      </w:r>
      <w:bookmarkEnd w:id="139"/>
    </w:p>
    <w:p w14:paraId="3F9F260E" w14:textId="227260CE" w:rsidR="007C12E7" w:rsidRDefault="007C12E7" w:rsidP="0052777C">
      <w:pPr>
        <w:rPr>
          <w:ins w:id="140" w:author="Boulianne,Vincent (ECCC)" w:date="2021-09-27T10:06:00Z"/>
          <w:lang w:val="en-CA" w:eastAsia="en-US"/>
        </w:rPr>
      </w:pPr>
      <w:ins w:id="141" w:author="Boulianne,Vincent (ECCC)" w:date="2021-09-27T09:37:00Z">
        <w:r>
          <w:rPr>
            <w:lang w:val="en-CA" w:eastAsia="en-US"/>
          </w:rPr>
          <w:t xml:space="preserve">To continue with the automation of the process, it would be useful to devise a </w:t>
        </w:r>
      </w:ins>
      <w:ins w:id="142" w:author="Boulianne,Vincent (ECCC)" w:date="2021-09-27T09:40:00Z">
        <w:r>
          <w:rPr>
            <w:lang w:val="en-CA" w:eastAsia="en-US"/>
          </w:rPr>
          <w:t xml:space="preserve">better </w:t>
        </w:r>
      </w:ins>
      <w:ins w:id="143" w:author="Boulianne,Vincent (ECCC)" w:date="2021-09-27T09:37:00Z">
        <w:r>
          <w:rPr>
            <w:lang w:val="en-CA" w:eastAsia="en-US"/>
          </w:rPr>
          <w:t xml:space="preserve">method </w:t>
        </w:r>
      </w:ins>
      <w:ins w:id="144" w:author="Boulianne,Vincent (ECCC)" w:date="2021-09-27T09:40:00Z">
        <w:r>
          <w:rPr>
            <w:lang w:val="en-CA" w:eastAsia="en-US"/>
          </w:rPr>
          <w:t xml:space="preserve">to choose </w:t>
        </w:r>
      </w:ins>
      <w:ins w:id="145" w:author="Boulianne,Vincent (ECCC)" w:date="2021-09-27T09:37:00Z">
        <w:r>
          <w:rPr>
            <w:lang w:val="en-CA" w:eastAsia="en-US"/>
          </w:rPr>
          <w:t>the first segment</w:t>
        </w:r>
      </w:ins>
      <w:ins w:id="146" w:author="Boulianne,Vincent (ECCC)" w:date="2021-09-27T09:40:00Z">
        <w:r>
          <w:rPr>
            <w:lang w:val="en-CA" w:eastAsia="en-US"/>
          </w:rPr>
          <w:t xml:space="preserve"> in each sector</w:t>
        </w:r>
      </w:ins>
      <w:ins w:id="147" w:author="Boulianne,Vincent (ECCC)" w:date="2021-09-27T09:37:00Z">
        <w:r>
          <w:rPr>
            <w:lang w:val="en-CA" w:eastAsia="en-US"/>
          </w:rPr>
          <w:t xml:space="preserve">. One avenue would be to choose first segment according to </w:t>
        </w:r>
      </w:ins>
      <w:ins w:id="148" w:author="Boulianne,Vincent (ECCC)" w:date="2021-09-27T09:40:00Z">
        <w:r>
          <w:rPr>
            <w:lang w:val="en-CA" w:eastAsia="en-US"/>
          </w:rPr>
          <w:t xml:space="preserve">proximity to a </w:t>
        </w:r>
      </w:ins>
      <w:ins w:id="149" w:author="Boulianne,Vincent (ECCC)" w:date="2021-09-27T09:37:00Z">
        <w:r>
          <w:rPr>
            <w:lang w:val="en-CA" w:eastAsia="en-US"/>
          </w:rPr>
          <w:t>previously processed sector</w:t>
        </w:r>
      </w:ins>
      <w:ins w:id="150" w:author="Boulianne,Vincent (ECCC)" w:date="2021-09-27T09:40:00Z">
        <w:r>
          <w:rPr>
            <w:lang w:val="en-CA" w:eastAsia="en-US"/>
          </w:rPr>
          <w:t xml:space="preserve"> last segment</w:t>
        </w:r>
      </w:ins>
      <w:ins w:id="151" w:author="Boulianne,Vincent (ECCC)" w:date="2021-09-27T09:37:00Z">
        <w:r>
          <w:rPr>
            <w:lang w:val="en-CA" w:eastAsia="en-US"/>
          </w:rPr>
          <w:t xml:space="preserve">. </w:t>
        </w:r>
      </w:ins>
      <w:ins w:id="152" w:author="Boulianne,Vincent (ECCC)" w:date="2021-09-27T09:40:00Z">
        <w:r>
          <w:rPr>
            <w:lang w:val="en-CA" w:eastAsia="en-US"/>
          </w:rPr>
          <w:t>It might prove difficult due to the heterogeneous nature of the landscape</w:t>
        </w:r>
      </w:ins>
      <w:ins w:id="153" w:author="Boulianne,Vincent (ECCC)" w:date="2021-09-27T09:41:00Z">
        <w:r w:rsidR="00D7315A">
          <w:rPr>
            <w:lang w:val="en-CA" w:eastAsia="en-US"/>
          </w:rPr>
          <w:t xml:space="preserve"> but it </w:t>
        </w:r>
      </w:ins>
      <w:ins w:id="154" w:author="Boulianne,Vincent (ECCC)" w:date="2021-09-27T10:03:00Z">
        <w:r w:rsidR="00D7315A">
          <w:rPr>
            <w:lang w:val="en-CA" w:eastAsia="en-US"/>
          </w:rPr>
          <w:t xml:space="preserve">might </w:t>
        </w:r>
      </w:ins>
      <w:ins w:id="155" w:author="Boulianne,Vincent (ECCC)" w:date="2021-09-27T09:41:00Z">
        <w:r w:rsidR="00D7315A">
          <w:rPr>
            <w:lang w:val="en-CA" w:eastAsia="en-US"/>
          </w:rPr>
          <w:t>worth trying to refine the process.</w:t>
        </w:r>
      </w:ins>
    </w:p>
    <w:p w14:paraId="7F95BC3D" w14:textId="7D767688" w:rsidR="00323F43" w:rsidRDefault="007C12E7" w:rsidP="0052777C">
      <w:pPr>
        <w:rPr>
          <w:ins w:id="156" w:author="Boulianne,Vincent (ECCC)" w:date="2021-09-27T10:09:00Z"/>
          <w:lang w:val="en-CA" w:eastAsia="en-US"/>
        </w:rPr>
      </w:pPr>
      <w:ins w:id="157" w:author="Boulianne,Vincent (ECCC)" w:date="2021-09-27T09:41:00Z">
        <w:r>
          <w:rPr>
            <w:lang w:val="en-CA" w:eastAsia="en-US"/>
          </w:rPr>
          <w:t>A</w:t>
        </w:r>
        <w:r w:rsidR="00091D30">
          <w:rPr>
            <w:lang w:val="en-CA" w:eastAsia="en-US"/>
          </w:rPr>
          <w:t>nother albeit problematic addition</w:t>
        </w:r>
        <w:r>
          <w:rPr>
            <w:lang w:val="en-CA" w:eastAsia="en-US"/>
          </w:rPr>
          <w:t xml:space="preserve"> to the script would be to have an ordered island feature class that </w:t>
        </w:r>
      </w:ins>
      <w:ins w:id="158" w:author="Boulianne,Vincent (ECCC)" w:date="2021-09-27T09:42:00Z">
        <w:r>
          <w:rPr>
            <w:lang w:val="en-CA" w:eastAsia="en-US"/>
          </w:rPr>
          <w:t xml:space="preserve">would provide a membership to each shoreline segment. </w:t>
        </w:r>
      </w:ins>
      <w:ins w:id="159" w:author="Boulianne,Vincent (ECCC)" w:date="2021-09-27T09:43:00Z">
        <w:r>
          <w:rPr>
            <w:lang w:val="en-CA" w:eastAsia="en-US"/>
          </w:rPr>
          <w:t xml:space="preserve">We could afterwards try to provide a ponderation to the choice of next segment to name by </w:t>
        </w:r>
        <w:r w:rsidR="00091D30">
          <w:rPr>
            <w:lang w:val="en-CA" w:eastAsia="en-US"/>
          </w:rPr>
          <w:t xml:space="preserve">assessing the ownership. </w:t>
        </w:r>
      </w:ins>
      <w:ins w:id="160" w:author="Boulianne,Vincent (ECCC)" w:date="2021-09-27T10:18:00Z">
        <w:r w:rsidR="00674458">
          <w:rPr>
            <w:lang w:val="en-CA" w:eastAsia="en-US"/>
          </w:rPr>
          <w:t>The</w:t>
        </w:r>
      </w:ins>
      <w:ins w:id="161" w:author="Boulianne,Vincent (ECCC)" w:date="2021-09-27T09:43:00Z">
        <w:r w:rsidR="00091D30">
          <w:rPr>
            <w:lang w:val="en-CA" w:eastAsia="en-US"/>
          </w:rPr>
          <w:t xml:space="preserve"> continent</w:t>
        </w:r>
      </w:ins>
      <w:ins w:id="162" w:author="Boulianne,Vincent (ECCC)" w:date="2021-09-27T09:44:00Z">
        <w:r w:rsidR="00091D30">
          <w:rPr>
            <w:lang w:val="en-CA" w:eastAsia="en-US"/>
          </w:rPr>
          <w:t>s segments</w:t>
        </w:r>
      </w:ins>
      <w:ins w:id="163" w:author="Boulianne,Vincent (ECCC)" w:date="2021-09-27T09:43:00Z">
        <w:r w:rsidR="00091D30">
          <w:rPr>
            <w:lang w:val="en-CA" w:eastAsia="en-US"/>
          </w:rPr>
          <w:t xml:space="preserve"> would</w:t>
        </w:r>
      </w:ins>
      <w:ins w:id="164" w:author="Boulianne,Vincent (ECCC)" w:date="2021-09-27T09:45:00Z">
        <w:r w:rsidR="00091D30">
          <w:rPr>
            <w:lang w:val="en-CA" w:eastAsia="en-US"/>
          </w:rPr>
          <w:t xml:space="preserve"> be assigned</w:t>
        </w:r>
      </w:ins>
      <w:ins w:id="165" w:author="Boulianne,Vincent (ECCC)" w:date="2021-09-27T09:43:00Z">
        <w:r w:rsidR="00091D30">
          <w:rPr>
            <w:lang w:val="en-CA" w:eastAsia="en-US"/>
          </w:rPr>
          <w:t xml:space="preserve"> </w:t>
        </w:r>
      </w:ins>
      <w:ins w:id="166" w:author="Boulianne,Vincent (ECCC)" w:date="2021-09-27T09:44:00Z">
        <w:r w:rsidR="00091D30">
          <w:rPr>
            <w:lang w:val="en-CA" w:eastAsia="en-US"/>
          </w:rPr>
          <w:t>“1”</w:t>
        </w:r>
      </w:ins>
      <w:ins w:id="167" w:author="Boulianne,Vincent (ECCC)" w:date="2021-09-27T10:18:00Z">
        <w:r w:rsidR="00674458">
          <w:rPr>
            <w:lang w:val="en-CA" w:eastAsia="en-US"/>
          </w:rPr>
          <w:t xml:space="preserve"> and </w:t>
        </w:r>
      </w:ins>
      <w:ins w:id="168" w:author="Boulianne,Vincent (ECCC)" w:date="2021-09-27T09:44:00Z">
        <w:r w:rsidR="00091D30">
          <w:rPr>
            <w:lang w:val="en-CA" w:eastAsia="en-US"/>
          </w:rPr>
          <w:t xml:space="preserve">the close proximity of a segment with a higher number would force this segment to be processed first. </w:t>
        </w:r>
      </w:ins>
      <w:ins w:id="169" w:author="Boulianne,Vincent (ECCC)" w:date="2021-09-27T09:45:00Z">
        <w:r w:rsidR="00091D30">
          <w:rPr>
            <w:lang w:val="en-CA" w:eastAsia="en-US"/>
          </w:rPr>
          <w:t>The issue would be to devise a limit to the system. How many “rows” of islands should we go before returning to the mainlan</w:t>
        </w:r>
      </w:ins>
      <w:r w:rsidR="00091D30">
        <w:rPr>
          <w:lang w:val="en-CA" w:eastAsia="en-US"/>
        </w:rPr>
        <w:t>d</w:t>
      </w:r>
      <w:ins w:id="170" w:author="Boulianne,Vincent (ECCC)" w:date="2021-09-27T09:48:00Z">
        <w:r w:rsidR="00091D30">
          <w:rPr>
            <w:lang w:val="en-CA" w:eastAsia="en-US"/>
          </w:rPr>
          <w:t>?</w:t>
        </w:r>
      </w:ins>
      <w:ins w:id="171" w:author="Boulianne,Vincent (ECCC)" w:date="2021-09-27T09:45:00Z">
        <w:r w:rsidR="00091D30">
          <w:rPr>
            <w:lang w:val="en-CA" w:eastAsia="en-US"/>
          </w:rPr>
          <w:t xml:space="preserve"> </w:t>
        </w:r>
      </w:ins>
      <w:ins w:id="172" w:author="Boulianne,Vincent (ECCC)" w:date="2021-09-27T09:46:00Z">
        <w:r w:rsidR="00091D30">
          <w:rPr>
            <w:lang w:val="en-CA" w:eastAsia="en-US"/>
          </w:rPr>
          <w:t xml:space="preserve">It would probably be preferable in that case to put an extension to the number. </w:t>
        </w:r>
      </w:ins>
      <w:ins w:id="173" w:author="Boulianne,Vincent (ECCC)" w:date="2021-09-27T09:48:00Z">
        <w:r w:rsidR="00091D30">
          <w:rPr>
            <w:lang w:val="en-CA" w:eastAsia="en-US"/>
          </w:rPr>
          <w:t>A</w:t>
        </w:r>
      </w:ins>
      <w:ins w:id="174" w:author="Boulianne,Vincent (ECCC)" w:date="2021-09-27T09:46:00Z">
        <w:r w:rsidR="00091D30">
          <w:rPr>
            <w:lang w:val="en-CA" w:eastAsia="en-US"/>
          </w:rPr>
          <w:t>s such</w:t>
        </w:r>
      </w:ins>
      <w:ins w:id="175" w:author="Boulianne,Vincent (ECCC)" w:date="2021-09-27T09:49:00Z">
        <w:r w:rsidR="00091D30">
          <w:rPr>
            <w:lang w:val="en-CA" w:eastAsia="en-US"/>
          </w:rPr>
          <w:t>,</w:t>
        </w:r>
      </w:ins>
      <w:ins w:id="176" w:author="Boulianne,Vincent (ECCC)" w:date="2021-09-27T09:46:00Z">
        <w:r w:rsidR="00091D30">
          <w:rPr>
            <w:lang w:val="en-CA" w:eastAsia="en-US"/>
          </w:rPr>
          <w:t xml:space="preserve"> it might however break the </w:t>
        </w:r>
      </w:ins>
      <w:ins w:id="177" w:author="Boulianne,Vincent (ECCC)" w:date="2021-09-27T09:47:00Z">
        <w:r w:rsidR="00091D30">
          <w:rPr>
            <w:lang w:val="en-CA" w:eastAsia="en-US"/>
          </w:rPr>
          <w:t>continuity</w:t>
        </w:r>
      </w:ins>
      <w:ins w:id="178" w:author="Boulianne,Vincent (ECCC)" w:date="2021-09-27T09:46:00Z">
        <w:r w:rsidR="00091D30">
          <w:rPr>
            <w:lang w:val="en-CA" w:eastAsia="en-US"/>
          </w:rPr>
          <w:t xml:space="preserve"> </w:t>
        </w:r>
      </w:ins>
      <w:ins w:id="179" w:author="Boulianne,Vincent (ECCC)" w:date="2021-09-27T09:47:00Z">
        <w:r w:rsidR="00091D30">
          <w:rPr>
            <w:lang w:val="en-CA" w:eastAsia="en-US"/>
          </w:rPr>
          <w:t xml:space="preserve">of the segmentation on the main land. </w:t>
        </w:r>
      </w:ins>
    </w:p>
    <w:p w14:paraId="1878F6AB" w14:textId="23A6588C" w:rsidR="00323F43" w:rsidRDefault="00323F43" w:rsidP="0052777C">
      <w:pPr>
        <w:rPr>
          <w:ins w:id="180" w:author="Boulianne,Vincent (ECCC)" w:date="2021-09-27T09:42:00Z"/>
          <w:lang w:val="en-CA" w:eastAsia="en-US"/>
        </w:rPr>
      </w:pPr>
      <w:ins w:id="181" w:author="Boulianne,Vincent (ECCC)" w:date="2021-09-27T10:14:00Z">
        <w:r>
          <w:rPr>
            <w:highlight w:val="yellow"/>
            <w:lang w:val="en-CA" w:eastAsia="en-US"/>
          </w:rPr>
          <w:t xml:space="preserve">A solution </w:t>
        </w:r>
      </w:ins>
      <w:ins w:id="182" w:author="Boulianne,Vincent (ECCC)" w:date="2021-09-27T10:06:00Z">
        <w:r w:rsidRPr="00323F43">
          <w:rPr>
            <w:highlight w:val="yellow"/>
            <w:lang w:val="en-CA" w:eastAsia="en-US"/>
            <w:rPrChange w:id="183" w:author="Boulianne,Vincent (ECCC)" w:date="2021-09-27T10:10:00Z">
              <w:rPr>
                <w:lang w:val="en-CA" w:eastAsia="en-US"/>
              </w:rPr>
            </w:rPrChange>
          </w:rPr>
          <w:t xml:space="preserve">might lead to change the nomenclature by </w:t>
        </w:r>
      </w:ins>
      <w:ins w:id="184" w:author="Boulianne,Vincent (ECCC)" w:date="2021-09-27T10:07:00Z">
        <w:r w:rsidRPr="00323F43">
          <w:rPr>
            <w:highlight w:val="yellow"/>
            <w:lang w:val="en-CA" w:eastAsia="en-US"/>
            <w:rPrChange w:id="185" w:author="Boulianne,Vincent (ECCC)" w:date="2021-09-27T10:10:00Z">
              <w:rPr>
                <w:lang w:val="en-CA" w:eastAsia="en-US"/>
              </w:rPr>
            </w:rPrChange>
          </w:rPr>
          <w:t>adding for example “CONT”, or “ISL</w:t>
        </w:r>
      </w:ins>
      <w:ins w:id="186" w:author="Boulianne,Vincent (ECCC)" w:date="2021-09-27T10:11:00Z">
        <w:r>
          <w:rPr>
            <w:highlight w:val="yellow"/>
            <w:lang w:val="en-CA" w:eastAsia="en-US"/>
          </w:rPr>
          <w:t>A</w:t>
        </w:r>
      </w:ins>
      <w:ins w:id="187" w:author="Boulianne,Vincent (ECCC)" w:date="2021-09-27T10:07:00Z">
        <w:r w:rsidRPr="00323F43">
          <w:rPr>
            <w:highlight w:val="yellow"/>
            <w:lang w:val="en-CA" w:eastAsia="en-US"/>
            <w:rPrChange w:id="188" w:author="Boulianne,Vincent (ECCC)" w:date="2021-09-27T10:10:00Z">
              <w:rPr>
                <w:lang w:val="en-CA" w:eastAsia="en-US"/>
              </w:rPr>
            </w:rPrChange>
          </w:rPr>
          <w:t xml:space="preserve">”, or “MTL” to the name: </w:t>
        </w:r>
      </w:ins>
      <w:ins w:id="189" w:author="Boulianne,Vincent (ECCC)" w:date="2021-09-27T10:08:00Z">
        <w:r w:rsidRPr="00323F43">
          <w:rPr>
            <w:highlight w:val="yellow"/>
            <w:lang w:val="en-CA" w:eastAsia="en-US"/>
            <w:rPrChange w:id="190" w:author="Boulianne,Vincent (ECCC)" w:date="2021-09-27T10:10:00Z">
              <w:rPr>
                <w:lang w:val="en-CA" w:eastAsia="en-US"/>
              </w:rPr>
            </w:rPrChange>
          </w:rPr>
          <w:t>021G02-DEE</w:t>
        </w:r>
      </w:ins>
      <w:ins w:id="191" w:author="Boulianne,Vincent (ECCC)" w:date="2021-09-27T10:10:00Z">
        <w:r w:rsidRPr="00323F43">
          <w:rPr>
            <w:highlight w:val="yellow"/>
            <w:lang w:val="en-CA" w:eastAsia="en-US"/>
            <w:rPrChange w:id="192" w:author="Boulianne,Vincent (ECCC)" w:date="2021-09-27T10:10:00Z">
              <w:rPr>
                <w:lang w:val="en-CA" w:eastAsia="en-US"/>
              </w:rPr>
            </w:rPrChange>
          </w:rPr>
          <w:t>R</w:t>
        </w:r>
      </w:ins>
      <w:ins w:id="193" w:author="Boulianne,Vincent (ECCC)" w:date="2021-09-27T10:08:00Z">
        <w:r w:rsidRPr="00323F43">
          <w:rPr>
            <w:highlight w:val="yellow"/>
            <w:lang w:val="en-CA" w:eastAsia="en-US"/>
            <w:rPrChange w:id="194" w:author="Boulianne,Vincent (ECCC)" w:date="2021-09-27T10:10:00Z">
              <w:rPr>
                <w:lang w:val="en-CA" w:eastAsia="en-US"/>
              </w:rPr>
            </w:rPrChange>
          </w:rPr>
          <w:t>-01</w:t>
        </w:r>
      </w:ins>
      <w:ins w:id="195" w:author="Boulianne,Vincent (ECCC)" w:date="2021-09-27T10:11:00Z">
        <w:r>
          <w:rPr>
            <w:highlight w:val="yellow"/>
            <w:lang w:val="en-CA" w:eastAsia="en-US"/>
          </w:rPr>
          <w:t>, 021</w:t>
        </w:r>
      </w:ins>
      <w:ins w:id="196" w:author="Boulianne,Vincent (ECCC)" w:date="2021-09-27T10:12:00Z">
        <w:r>
          <w:rPr>
            <w:highlight w:val="yellow"/>
            <w:lang w:val="en-CA" w:eastAsia="en-US"/>
          </w:rPr>
          <w:t>B15-DEER-01</w:t>
        </w:r>
      </w:ins>
      <w:ins w:id="197" w:author="Boulianne,Vincent (ECCC)" w:date="2021-09-27T10:10:00Z">
        <w:r w:rsidRPr="00323F43">
          <w:rPr>
            <w:highlight w:val="yellow"/>
            <w:lang w:val="en-CA" w:eastAsia="en-US"/>
            <w:rPrChange w:id="198" w:author="Boulianne,Vincent (ECCC)" w:date="2021-09-27T10:10:00Z">
              <w:rPr>
                <w:lang w:val="en-CA" w:eastAsia="en-US"/>
              </w:rPr>
            </w:rPrChange>
          </w:rPr>
          <w:t xml:space="preserve"> </w:t>
        </w:r>
      </w:ins>
      <w:ins w:id="199" w:author="Boulianne,Vincent (ECCC)" w:date="2021-09-27T10:11:00Z">
        <w:r>
          <w:rPr>
            <w:highlight w:val="yellow"/>
            <w:lang w:val="en-CA" w:eastAsia="en-US"/>
          </w:rPr>
          <w:t xml:space="preserve">(Deer Island) </w:t>
        </w:r>
      </w:ins>
      <w:ins w:id="200" w:author="Boulianne,Vincent (ECCC)" w:date="2021-09-27T10:10:00Z">
        <w:r w:rsidRPr="00323F43">
          <w:rPr>
            <w:highlight w:val="yellow"/>
            <w:lang w:val="en-CA" w:eastAsia="en-US"/>
            <w:rPrChange w:id="201" w:author="Boulianne,Vincent (ECCC)" w:date="2021-09-27T10:10:00Z">
              <w:rPr>
                <w:lang w:val="en-CA" w:eastAsia="en-US"/>
              </w:rPr>
            </w:rPrChange>
          </w:rPr>
          <w:t>or 021G01-MAIN-01</w:t>
        </w:r>
      </w:ins>
      <w:ins w:id="202" w:author="Boulianne,Vincent (ECCC)" w:date="2021-09-27T10:08:00Z">
        <w:r w:rsidRPr="00323F43">
          <w:rPr>
            <w:highlight w:val="yellow"/>
            <w:lang w:val="en-CA" w:eastAsia="en-US"/>
            <w:rPrChange w:id="203" w:author="Boulianne,Vincent (ECCC)" w:date="2021-09-27T10:10:00Z">
              <w:rPr>
                <w:lang w:val="en-CA" w:eastAsia="en-US"/>
              </w:rPr>
            </w:rPrChange>
          </w:rPr>
          <w:t xml:space="preserve"> for example</w:t>
        </w:r>
        <w:r w:rsidRPr="00674458">
          <w:rPr>
            <w:highlight w:val="yellow"/>
            <w:lang w:val="en-CA" w:eastAsia="en-US"/>
          </w:rPr>
          <w:t>.</w:t>
        </w:r>
      </w:ins>
      <w:ins w:id="204" w:author="Boulianne,Vincent (ECCC)" w:date="2021-09-27T10:11:00Z">
        <w:r>
          <w:rPr>
            <w:lang w:val="en-CA" w:eastAsia="en-US"/>
          </w:rPr>
          <w:t xml:space="preserve"> </w:t>
        </w:r>
        <w:r w:rsidRPr="00323F43">
          <w:rPr>
            <w:highlight w:val="yellow"/>
            <w:lang w:val="en-CA" w:eastAsia="en-US"/>
            <w:rPrChange w:id="205" w:author="Boulianne,Vincent (ECCC)" w:date="2021-09-27T10:14:00Z">
              <w:rPr>
                <w:lang w:val="en-CA" w:eastAsia="en-US"/>
              </w:rPr>
            </w:rPrChange>
          </w:rPr>
          <w:t>In this approach, we could have</w:t>
        </w:r>
      </w:ins>
      <w:ins w:id="206" w:author="Boulianne,Vincent (ECCC)" w:date="2021-09-27T10:18:00Z">
        <w:r w:rsidR="00674458">
          <w:rPr>
            <w:highlight w:val="yellow"/>
            <w:lang w:val="en-CA" w:eastAsia="en-US"/>
          </w:rPr>
          <w:t xml:space="preserve"> a</w:t>
        </w:r>
      </w:ins>
      <w:ins w:id="207" w:author="Boulianne,Vincent (ECCC)" w:date="2021-09-27T10:11:00Z">
        <w:r w:rsidRPr="00323F43">
          <w:rPr>
            <w:highlight w:val="yellow"/>
            <w:lang w:val="en-CA" w:eastAsia="en-US"/>
            <w:rPrChange w:id="208" w:author="Boulianne,Vincent (ECCC)" w:date="2021-09-27T10:14:00Z">
              <w:rPr>
                <w:lang w:val="en-CA" w:eastAsia="en-US"/>
              </w:rPr>
            </w:rPrChange>
          </w:rPr>
          <w:t xml:space="preserve"> segment with the same string in the middle and sequentially </w:t>
        </w:r>
      </w:ins>
      <w:ins w:id="209" w:author="Boulianne,Vincent (ECCC)" w:date="2021-09-27T10:13:00Z">
        <w:r w:rsidRPr="00323F43">
          <w:rPr>
            <w:highlight w:val="yellow"/>
            <w:lang w:val="en-CA" w:eastAsia="en-US"/>
            <w:rPrChange w:id="210" w:author="Boulianne,Vincent (ECCC)" w:date="2021-09-27T10:14:00Z">
              <w:rPr>
                <w:lang w:val="en-CA" w:eastAsia="en-US"/>
              </w:rPr>
            </w:rPrChange>
          </w:rPr>
          <w:t xml:space="preserve">numbered according to this </w:t>
        </w:r>
        <w:r w:rsidRPr="00655540">
          <w:rPr>
            <w:highlight w:val="yellow"/>
            <w:lang w:val="en-CA" w:eastAsia="en-US"/>
            <w:rPrChange w:id="211" w:author="Boulianne,Vincent (ECCC)" w:date="2021-09-27T10:15:00Z">
              <w:rPr>
                <w:lang w:val="en-CA" w:eastAsia="en-US"/>
              </w:rPr>
            </w:rPrChange>
          </w:rPr>
          <w:t>mem</w:t>
        </w:r>
      </w:ins>
      <w:ins w:id="212" w:author="Boulianne,Vincent (ECCC)" w:date="2021-09-27T10:14:00Z">
        <w:r w:rsidRPr="00655540">
          <w:rPr>
            <w:highlight w:val="yellow"/>
            <w:lang w:val="en-CA" w:eastAsia="en-US"/>
            <w:rPrChange w:id="213" w:author="Boulianne,Vincent (ECCC)" w:date="2021-09-27T10:15:00Z">
              <w:rPr>
                <w:lang w:val="en-CA" w:eastAsia="en-US"/>
              </w:rPr>
            </w:rPrChange>
          </w:rPr>
          <w:t xml:space="preserve">bership. </w:t>
        </w:r>
      </w:ins>
      <w:ins w:id="214" w:author="Boulianne,Vincent (ECCC)" w:date="2021-09-27T10:15:00Z">
        <w:r w:rsidR="00655540" w:rsidRPr="00655540">
          <w:rPr>
            <w:highlight w:val="yellow"/>
            <w:lang w:val="en-CA" w:eastAsia="en-US"/>
            <w:rPrChange w:id="215" w:author="Boulianne,Vincent (ECCC)" w:date="2021-09-27T10:15:00Z">
              <w:rPr>
                <w:lang w:val="en-CA" w:eastAsia="en-US"/>
              </w:rPr>
            </w:rPrChange>
          </w:rPr>
          <w:t>Segments of i</w:t>
        </w:r>
      </w:ins>
      <w:ins w:id="216" w:author="Boulianne,Vincent (ECCC)" w:date="2021-09-27T10:14:00Z">
        <w:r w:rsidRPr="00655540">
          <w:rPr>
            <w:highlight w:val="yellow"/>
            <w:lang w:val="en-CA" w:eastAsia="en-US"/>
            <w:rPrChange w:id="217" w:author="Boulianne,Vincent (ECCC)" w:date="2021-09-27T10:15:00Z">
              <w:rPr>
                <w:lang w:val="en-CA" w:eastAsia="en-US"/>
              </w:rPr>
            </w:rPrChange>
          </w:rPr>
          <w:t xml:space="preserve">slands with names would gain a geographical identification and </w:t>
        </w:r>
      </w:ins>
      <w:ins w:id="218" w:author="Boulianne,Vincent (ECCC)" w:date="2021-09-27T10:15:00Z">
        <w:r w:rsidR="00655540" w:rsidRPr="00655540">
          <w:rPr>
            <w:highlight w:val="yellow"/>
            <w:lang w:val="en-CA" w:eastAsia="en-US"/>
            <w:rPrChange w:id="219" w:author="Boulianne,Vincent (ECCC)" w:date="2021-09-27T10:15:00Z">
              <w:rPr>
                <w:lang w:val="en-CA" w:eastAsia="en-US"/>
              </w:rPr>
            </w:rPrChange>
          </w:rPr>
          <w:t>segments from islands with no name would be identified by “ISLA”</w:t>
        </w:r>
        <w:r w:rsidR="00674458" w:rsidRPr="00A71C23">
          <w:rPr>
            <w:highlight w:val="yellow"/>
            <w:lang w:val="en-CA" w:eastAsia="en-US"/>
          </w:rPr>
          <w:t xml:space="preserve"> </w:t>
        </w:r>
      </w:ins>
      <w:ins w:id="220" w:author="Boulianne,Vincent (ECCC)" w:date="2021-09-27T10:18:00Z">
        <w:r w:rsidR="00674458">
          <w:rPr>
            <w:lang w:val="en-CA" w:eastAsia="en-US"/>
          </w:rPr>
          <w:t>(21G02-</w:t>
        </w:r>
      </w:ins>
      <w:ins w:id="221" w:author="Boulianne,Vincent (ECCC)" w:date="2021-09-27T10:19:00Z">
        <w:r w:rsidR="00674458">
          <w:rPr>
            <w:lang w:val="en-CA" w:eastAsia="en-US"/>
          </w:rPr>
          <w:t xml:space="preserve">ISLA-01). There would be a need to however a sensible </w:t>
        </w:r>
      </w:ins>
      <w:ins w:id="222" w:author="Boulianne,Vincent (ECCC)" w:date="2021-09-27T10:20:00Z">
        <w:r w:rsidR="00674458">
          <w:rPr>
            <w:lang w:val="en-CA" w:eastAsia="en-US"/>
          </w:rPr>
          <w:t>abbreviation</w:t>
        </w:r>
      </w:ins>
      <w:ins w:id="223" w:author="Boulianne,Vincent (ECCC)" w:date="2021-09-27T10:19:00Z">
        <w:r w:rsidR="00674458">
          <w:rPr>
            <w:lang w:val="en-CA" w:eastAsia="en-US"/>
          </w:rPr>
          <w:t xml:space="preserve"> preferably in an automated fashion.</w:t>
        </w:r>
      </w:ins>
    </w:p>
    <w:p w14:paraId="3A2DF3E6" w14:textId="653D8A39" w:rsidR="007C12E7" w:rsidRDefault="00091D30" w:rsidP="00091D30">
      <w:pPr>
        <w:pStyle w:val="Titre2"/>
        <w:rPr>
          <w:lang w:val="en-CA" w:eastAsia="en-US"/>
        </w:rPr>
        <w:pPrChange w:id="224" w:author="Boulianne,Vincent (ECCC)" w:date="2021-09-27T09:51:00Z">
          <w:pPr/>
        </w:pPrChange>
      </w:pPr>
      <w:bookmarkStart w:id="225" w:name="_Toc83646620"/>
      <w:r>
        <w:rPr>
          <w:lang w:val="en-CA" w:eastAsia="en-US"/>
        </w:rPr>
        <w:t>Recommendations</w:t>
      </w:r>
      <w:bookmarkEnd w:id="225"/>
    </w:p>
    <w:p w14:paraId="04EC8B32" w14:textId="6B916595" w:rsidR="00091D30" w:rsidDel="00D7315A" w:rsidRDefault="00091D30" w:rsidP="00091D30">
      <w:pPr>
        <w:rPr>
          <w:del w:id="226" w:author="Boulianne,Vincent (ECCC)" w:date="2021-09-27T09:47:00Z"/>
          <w:lang w:val="en-CA" w:eastAsia="en-US"/>
        </w:rPr>
      </w:pPr>
      <w:ins w:id="227" w:author="Boulianne,Vincent (ECCC)" w:date="2021-09-27T09:52:00Z">
        <w:r>
          <w:rPr>
            <w:lang w:val="en-CA" w:eastAsia="en-US"/>
          </w:rPr>
          <w:t xml:space="preserve">To obtain the best result, it would be preferable to </w:t>
        </w:r>
      </w:ins>
      <w:ins w:id="228" w:author="Boulianne,Vincent (ECCC)" w:date="2021-09-27T09:54:00Z">
        <w:r w:rsidR="00D7315A">
          <w:rPr>
            <w:lang w:val="en-CA" w:eastAsia="en-US"/>
          </w:rPr>
          <w:t>attribute a sequential number at the segment</w:t>
        </w:r>
      </w:ins>
      <w:ins w:id="229" w:author="Boulianne,Vincent (ECCC)" w:date="2021-09-27T09:55:00Z">
        <w:r w:rsidR="00D7315A">
          <w:rPr>
            <w:lang w:val="en-CA" w:eastAsia="en-US"/>
          </w:rPr>
          <w:t>’s creation. It is not necessary to name the segment itself as the nomenclature may be subject to change</w:t>
        </w:r>
      </w:ins>
      <w:ins w:id="230" w:author="Boulianne,Vincent (ECCC)" w:date="2021-09-27T10:03:00Z">
        <w:r w:rsidR="00D7315A">
          <w:rPr>
            <w:lang w:val="en-CA" w:eastAsia="en-US"/>
          </w:rPr>
          <w:t>,</w:t>
        </w:r>
      </w:ins>
      <w:ins w:id="231" w:author="Boulianne,Vincent (ECCC)" w:date="2021-09-27T09:55:00Z">
        <w:r w:rsidR="00D7315A">
          <w:rPr>
            <w:lang w:val="en-CA" w:eastAsia="en-US"/>
          </w:rPr>
          <w:t xml:space="preserve"> but the ability to acquire a certain logic at the same time as the segment is being edited would be precious. </w:t>
        </w:r>
      </w:ins>
    </w:p>
    <w:p w14:paraId="52337199" w14:textId="2FB6E791" w:rsidR="00D7315A" w:rsidRPr="00091D30" w:rsidRDefault="00D7315A" w:rsidP="00091D30">
      <w:pPr>
        <w:rPr>
          <w:ins w:id="232" w:author="Boulianne,Vincent (ECCC)" w:date="2021-09-27T09:57:00Z"/>
          <w:lang w:val="en-CA" w:eastAsia="en-US"/>
        </w:rPr>
      </w:pPr>
      <w:ins w:id="233" w:author="Boulianne,Vincent (ECCC)" w:date="2021-09-27T09:57:00Z">
        <w:r>
          <w:rPr>
            <w:lang w:val="en-CA" w:eastAsia="en-US"/>
          </w:rPr>
          <w:t xml:space="preserve">It would also be useful to reflect on the pertinence of having multipart segments. </w:t>
        </w:r>
      </w:ins>
      <w:ins w:id="234" w:author="Boulianne,Vincent (ECCC)" w:date="2021-09-27T09:58:00Z">
        <w:r>
          <w:rPr>
            <w:lang w:val="en-CA" w:eastAsia="en-US"/>
          </w:rPr>
          <w:t xml:space="preserve">It depends on the function of the name. If it is to be used on the field, it might prove problematic to have </w:t>
        </w:r>
      </w:ins>
      <w:ins w:id="235" w:author="Boulianne,Vincent (ECCC)" w:date="2021-09-27T10:04:00Z">
        <w:r>
          <w:rPr>
            <w:lang w:val="en-CA" w:eastAsia="en-US"/>
          </w:rPr>
          <w:t xml:space="preserve">multipart </w:t>
        </w:r>
      </w:ins>
      <w:ins w:id="236" w:author="Boulianne,Vincent (ECCC)" w:date="2021-09-27T09:58:00Z">
        <w:r>
          <w:rPr>
            <w:lang w:val="en-CA" w:eastAsia="en-US"/>
          </w:rPr>
          <w:t xml:space="preserve">segments like those shown in </w:t>
        </w:r>
      </w:ins>
      <w:ins w:id="237" w:author="Boulianne,Vincent (ECCC)" w:date="2021-09-27T10:00:00Z">
        <w:r>
          <w:rPr>
            <w:lang w:val="en-CA" w:eastAsia="en-US"/>
          </w:rPr>
          <w:fldChar w:fldCharType="begin"/>
        </w:r>
        <w:r>
          <w:rPr>
            <w:lang w:val="en-CA" w:eastAsia="en-US"/>
          </w:rPr>
          <w:instrText xml:space="preserve"> REF _Ref83629233 \h </w:instrText>
        </w:r>
        <w:r>
          <w:rPr>
            <w:lang w:val="en-CA" w:eastAsia="en-US"/>
          </w:rPr>
        </w:r>
      </w:ins>
      <w:r>
        <w:rPr>
          <w:lang w:val="en-CA" w:eastAsia="en-US"/>
        </w:rPr>
        <w:fldChar w:fldCharType="separate"/>
      </w:r>
      <w:ins w:id="238" w:author="Boulianne,Vincent (ECCC)" w:date="2021-09-27T10:00:00Z">
        <w:r w:rsidRPr="006E4594">
          <w:rPr>
            <w:lang w:val="en-CA"/>
          </w:rPr>
          <w:t xml:space="preserve">Figure </w:t>
        </w:r>
        <w:r>
          <w:rPr>
            <w:noProof/>
            <w:lang w:val="en-CA"/>
          </w:rPr>
          <w:t>3</w:t>
        </w:r>
        <w:r>
          <w:rPr>
            <w:lang w:val="en-CA" w:eastAsia="en-US"/>
          </w:rPr>
          <w:fldChar w:fldCharType="end"/>
        </w:r>
        <w:r>
          <w:rPr>
            <w:lang w:val="en-CA" w:eastAsia="en-US"/>
          </w:rPr>
          <w:t xml:space="preserve"> (page </w:t>
        </w:r>
        <w:r>
          <w:rPr>
            <w:lang w:val="en-CA" w:eastAsia="en-US"/>
          </w:rPr>
          <w:fldChar w:fldCharType="begin"/>
        </w:r>
        <w:r>
          <w:rPr>
            <w:lang w:val="en-CA" w:eastAsia="en-US"/>
          </w:rPr>
          <w:instrText xml:space="preserve"> PAGEREF _Ref83629252 \h </w:instrText>
        </w:r>
        <w:r>
          <w:rPr>
            <w:lang w:val="en-CA" w:eastAsia="en-US"/>
          </w:rPr>
        </w:r>
      </w:ins>
      <w:r>
        <w:rPr>
          <w:lang w:val="en-CA" w:eastAsia="en-US"/>
        </w:rPr>
        <w:fldChar w:fldCharType="separate"/>
      </w:r>
      <w:ins w:id="239" w:author="Boulianne,Vincent (ECCC)" w:date="2021-09-27T10:00:00Z">
        <w:r>
          <w:rPr>
            <w:noProof/>
            <w:lang w:val="en-CA" w:eastAsia="en-US"/>
          </w:rPr>
          <w:t>2</w:t>
        </w:r>
        <w:r>
          <w:rPr>
            <w:lang w:val="en-CA" w:eastAsia="en-US"/>
          </w:rPr>
          <w:fldChar w:fldCharType="end"/>
        </w:r>
        <w:r>
          <w:rPr>
            <w:lang w:val="en-CA" w:eastAsia="en-US"/>
          </w:rPr>
          <w:t>).</w:t>
        </w:r>
      </w:ins>
      <w:ins w:id="240" w:author="Boulianne,Vincent (ECCC)" w:date="2021-09-27T10:01:00Z">
        <w:r>
          <w:rPr>
            <w:lang w:val="en-CA" w:eastAsia="en-US"/>
          </w:rPr>
          <w:t xml:space="preserve"> It also brings difficulties on the way they can be treated by a script as it is nigh impossible to use topology or network analysis to </w:t>
        </w:r>
      </w:ins>
      <w:ins w:id="241" w:author="Boulianne,Vincent (ECCC)" w:date="2021-09-27T10:04:00Z">
        <w:r w:rsidR="00323F43">
          <w:rPr>
            <w:lang w:val="en-CA" w:eastAsia="en-US"/>
          </w:rPr>
          <w:t xml:space="preserve">automate processes. </w:t>
        </w:r>
      </w:ins>
    </w:p>
    <w:p w14:paraId="7CD66E07" w14:textId="29E012A0" w:rsidR="0013412C" w:rsidRDefault="0018781E" w:rsidP="0052777C">
      <w:pPr>
        <w:rPr>
          <w:ins w:id="242" w:author="Boulianne,Vincent (ECCC)" w:date="2021-09-27T09:50:00Z"/>
          <w:lang w:val="en-CA" w:eastAsia="en-US"/>
        </w:rPr>
      </w:pPr>
      <w:ins w:id="243" w:author="Boulianne,Vincent (ECCC)" w:date="2021-09-27T14:56:00Z">
        <w:r>
          <w:rPr>
            <w:lang w:val="en-CA" w:eastAsia="en-US"/>
          </w:rPr>
          <w:t>Finally, custom</w:t>
        </w:r>
      </w:ins>
      <w:ins w:id="244" w:author="Boulianne,Vincent (ECCC)" w:date="2021-09-27T14:57:00Z">
        <w:r>
          <w:rPr>
            <w:lang w:val="en-CA" w:eastAsia="en-US"/>
          </w:rPr>
          <w:t xml:space="preserve"> 1:20000</w:t>
        </w:r>
      </w:ins>
      <w:ins w:id="245" w:author="Boulianne,Vincent (ECCC)" w:date="2021-09-27T14:56:00Z">
        <w:r>
          <w:rPr>
            <w:lang w:val="en-CA" w:eastAsia="en-US"/>
          </w:rPr>
          <w:t xml:space="preserve"> NTS grids</w:t>
        </w:r>
      </w:ins>
      <w:ins w:id="246" w:author="Boulianne,Vincent (ECCC)" w:date="2021-09-27T11:04:00Z">
        <w:r w:rsidR="0013412C">
          <w:rPr>
            <w:lang w:val="en-CA" w:eastAsia="en-US"/>
          </w:rPr>
          <w:t xml:space="preserve"> w</w:t>
        </w:r>
      </w:ins>
      <w:ins w:id="247" w:author="Boulianne,Vincent (ECCC)" w:date="2021-09-27T14:56:00Z">
        <w:r>
          <w:rPr>
            <w:lang w:val="en-CA" w:eastAsia="en-US"/>
          </w:rPr>
          <w:t>ere</w:t>
        </w:r>
      </w:ins>
      <w:ins w:id="248" w:author="Boulianne,Vincent (ECCC)" w:date="2021-09-27T11:04:00Z">
        <w:r w:rsidR="0013412C">
          <w:rPr>
            <w:lang w:val="en-CA" w:eastAsia="en-US"/>
          </w:rPr>
          <w:t xml:space="preserve"> produced by the government of Alberta and </w:t>
        </w:r>
      </w:ins>
      <w:ins w:id="249" w:author="Boulianne,Vincent (ECCC)" w:date="2021-09-27T14:56:00Z">
        <w:r>
          <w:rPr>
            <w:lang w:val="en-CA" w:eastAsia="en-US"/>
          </w:rPr>
          <w:t>British</w:t>
        </w:r>
      </w:ins>
      <w:ins w:id="250" w:author="Boulianne,Vincent (ECCC)" w:date="2021-09-27T11:04:00Z">
        <w:r w:rsidR="0013412C">
          <w:rPr>
            <w:lang w:val="en-CA" w:eastAsia="en-US"/>
          </w:rPr>
          <w:t xml:space="preserve"> Columbia for their own purposes. </w:t>
        </w:r>
      </w:ins>
      <w:ins w:id="251" w:author="Boulianne,Vincent (ECCC)" w:date="2021-09-27T14:56:00Z">
        <w:r>
          <w:rPr>
            <w:lang w:val="en-CA" w:eastAsia="en-US"/>
          </w:rPr>
          <w:t xml:space="preserve">It could be useful to explore if there exists a Canada wide or if it is possible to create one following the same template. </w:t>
        </w:r>
      </w:ins>
    </w:p>
    <w:p w14:paraId="4752D678" w14:textId="692427A2" w:rsidR="0052777C" w:rsidRPr="006E4594" w:rsidRDefault="0052777C" w:rsidP="004733A6">
      <w:pPr>
        <w:pStyle w:val="Titre1"/>
        <w:rPr>
          <w:lang w:val="en-CA"/>
        </w:rPr>
      </w:pPr>
    </w:p>
    <w:p w14:paraId="3E9F622E" w14:textId="1495866E" w:rsidR="004733A6" w:rsidRPr="006E4594" w:rsidRDefault="004733A6" w:rsidP="004733A6">
      <w:pPr>
        <w:pStyle w:val="Titre1"/>
        <w:rPr>
          <w:lang w:val="en-CA"/>
        </w:rPr>
      </w:pPr>
      <w:bookmarkStart w:id="252" w:name="_Toc83646621"/>
      <w:r w:rsidRPr="006E4594">
        <w:rPr>
          <w:lang w:val="en-CA"/>
        </w:rPr>
        <w:t>Annexes</w:t>
      </w:r>
      <w:bookmarkEnd w:id="252"/>
    </w:p>
    <w:p w14:paraId="4C08ABA4" w14:textId="03AD81DB" w:rsidR="004733A6" w:rsidRPr="006E4594" w:rsidRDefault="004733A6" w:rsidP="004733A6">
      <w:pPr>
        <w:rPr>
          <w:lang w:val="en-CA"/>
        </w:rPr>
      </w:pPr>
    </w:p>
    <w:p w14:paraId="4204CED4" w14:textId="33FE378B" w:rsidR="006B540B" w:rsidRPr="006E4594" w:rsidRDefault="006B540B" w:rsidP="006B540B">
      <w:pPr>
        <w:pStyle w:val="Lgende"/>
        <w:keepNext/>
        <w:jc w:val="center"/>
        <w:rPr>
          <w:lang w:val="en-CA"/>
        </w:rPr>
      </w:pPr>
      <w:r w:rsidRPr="006E4594">
        <w:rPr>
          <w:lang w:val="en-CA"/>
        </w:rPr>
        <w:t xml:space="preserve">Table </w:t>
      </w:r>
      <w:r w:rsidRPr="006E4594">
        <w:rPr>
          <w:lang w:val="en-CA"/>
        </w:rPr>
        <w:fldChar w:fldCharType="begin"/>
      </w:r>
      <w:r w:rsidRPr="006E4594">
        <w:rPr>
          <w:lang w:val="en-CA"/>
        </w:rPr>
        <w:instrText xml:space="preserve"> SEQ Tableau \* ARABIC </w:instrText>
      </w:r>
      <w:r w:rsidRPr="006E4594">
        <w:rPr>
          <w:lang w:val="en-CA"/>
        </w:rPr>
        <w:fldChar w:fldCharType="separate"/>
      </w:r>
      <w:r w:rsidR="003573E6" w:rsidRPr="006E4594">
        <w:rPr>
          <w:lang w:val="en-CA"/>
        </w:rPr>
        <w:t>1</w:t>
      </w:r>
      <w:r w:rsidRPr="006E4594">
        <w:rPr>
          <w:lang w:val="en-CA"/>
        </w:rPr>
        <w:fldChar w:fldCharType="end"/>
      </w:r>
      <w:r w:rsidRPr="006E4594">
        <w:rPr>
          <w:lang w:val="en-CA"/>
        </w:rPr>
        <w:t>. Comparaison des identifiants de segments entre différentes sources de données (french)</w:t>
      </w:r>
    </w:p>
    <w:tbl>
      <w:tblPr>
        <w:tblStyle w:val="Grilledutableau"/>
        <w:tblW w:w="10343" w:type="dxa"/>
        <w:jc w:val="center"/>
        <w:tblLayout w:type="fixed"/>
        <w:tblLook w:val="04A0" w:firstRow="1" w:lastRow="0" w:firstColumn="1" w:lastColumn="0" w:noHBand="0" w:noVBand="1"/>
      </w:tblPr>
      <w:tblGrid>
        <w:gridCol w:w="3540"/>
        <w:gridCol w:w="3689"/>
        <w:gridCol w:w="3114"/>
      </w:tblGrid>
      <w:tr w:rsidR="006B540B" w:rsidRPr="006E4594" w14:paraId="2BB6769B" w14:textId="77777777" w:rsidTr="006B540B">
        <w:trPr>
          <w:trHeight w:val="130"/>
          <w:tblHeader/>
          <w:jc w:val="center"/>
        </w:trPr>
        <w:tc>
          <w:tcPr>
            <w:tcW w:w="3540" w:type="dxa"/>
          </w:tcPr>
          <w:p w14:paraId="4D7F72E8"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Source de la donnée</w:t>
            </w:r>
          </w:p>
        </w:tc>
        <w:tc>
          <w:tcPr>
            <w:tcW w:w="3689" w:type="dxa"/>
          </w:tcPr>
          <w:p w14:paraId="2D680A98" w14:textId="77777777" w:rsidR="006B540B" w:rsidRPr="006E4594" w:rsidRDefault="006B540B" w:rsidP="0063461B">
            <w:pPr>
              <w:jc w:val="center"/>
              <w:rPr>
                <w:rFonts w:asciiTheme="minorHAnsi" w:hAnsiTheme="minorHAnsi" w:cstheme="minorHAnsi"/>
                <w:b/>
                <w:color w:val="0D0D0D" w:themeColor="text1" w:themeTint="F2"/>
                <w:sz w:val="20"/>
                <w:szCs w:val="20"/>
                <w:lang w:val="en-CA"/>
              </w:rPr>
            </w:pPr>
            <w:r w:rsidRPr="006E4594">
              <w:rPr>
                <w:rFonts w:asciiTheme="minorHAnsi" w:hAnsiTheme="minorHAnsi" w:cstheme="minorHAnsi"/>
                <w:b/>
                <w:color w:val="0D0D0D" w:themeColor="text1" w:themeTint="F2"/>
                <w:sz w:val="20"/>
                <w:szCs w:val="20"/>
                <w:lang w:val="en-CA"/>
              </w:rPr>
              <w:t>Représentation graphique</w:t>
            </w:r>
          </w:p>
        </w:tc>
        <w:tc>
          <w:tcPr>
            <w:tcW w:w="3114" w:type="dxa"/>
          </w:tcPr>
          <w:p w14:paraId="0B6B3AAB" w14:textId="77777777" w:rsidR="006B540B" w:rsidRPr="006E4594" w:rsidRDefault="006B540B" w:rsidP="0063461B">
            <w:pPr>
              <w:jc w:val="center"/>
              <w:rPr>
                <w:rFonts w:asciiTheme="minorHAnsi" w:hAnsiTheme="minorHAnsi" w:cstheme="minorHAnsi"/>
                <w:b/>
                <w:color w:val="auto"/>
                <w:sz w:val="20"/>
                <w:szCs w:val="20"/>
                <w:lang w:val="en-CA"/>
              </w:rPr>
            </w:pPr>
            <w:r w:rsidRPr="006E4594">
              <w:rPr>
                <w:rFonts w:asciiTheme="minorHAnsi" w:hAnsiTheme="minorHAnsi" w:cstheme="minorHAnsi"/>
                <w:b/>
                <w:color w:val="auto"/>
                <w:sz w:val="20"/>
                <w:szCs w:val="20"/>
                <w:lang w:val="en-CA"/>
              </w:rPr>
              <w:t>Description du label</w:t>
            </w:r>
          </w:p>
        </w:tc>
      </w:tr>
      <w:tr w:rsidR="006B540B" w:rsidRPr="006E4594" w14:paraId="3FBAD555" w14:textId="77777777" w:rsidTr="006B540B">
        <w:trPr>
          <w:cantSplit/>
          <w:trHeight w:val="1473"/>
          <w:jc w:val="center"/>
        </w:trPr>
        <w:tc>
          <w:tcPr>
            <w:tcW w:w="3540" w:type="dxa"/>
            <w:vAlign w:val="center"/>
          </w:tcPr>
          <w:p w14:paraId="6B5CC8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Le Manuel TERR-2</w:t>
            </w:r>
            <w:r w:rsidRPr="006E4594">
              <w:rPr>
                <w:rFonts w:asciiTheme="minorHAnsi" w:hAnsiTheme="minorHAnsi" w:cstheme="minorHAnsi"/>
                <w:color w:val="auto"/>
                <w:sz w:val="16"/>
                <w:szCs w:val="20"/>
                <w:vertAlign w:val="superscript"/>
                <w:lang w:val="en-CA"/>
              </w:rPr>
              <w:t>ème</w:t>
            </w:r>
            <w:r w:rsidRPr="006E4594">
              <w:rPr>
                <w:rFonts w:asciiTheme="minorHAnsi" w:hAnsiTheme="minorHAnsi" w:cstheme="minorHAnsi"/>
                <w:color w:val="auto"/>
                <w:sz w:val="16"/>
                <w:szCs w:val="20"/>
                <w:lang w:val="en-CA"/>
              </w:rPr>
              <w:t xml:space="preserve"> édition</w:t>
            </w:r>
          </w:p>
          <w:p w14:paraId="617FB369"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Page 1.10</w:t>
            </w:r>
          </w:p>
          <w:p w14:paraId="7B12A752" w14:textId="6755FC74"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Environnement Canada</w:t>
            </w:r>
          </w:p>
        </w:tc>
        <w:tc>
          <w:tcPr>
            <w:tcW w:w="3689" w:type="dxa"/>
            <w:vAlign w:val="center"/>
          </w:tcPr>
          <w:p w14:paraId="15A9EF60" w14:textId="68C2E0A1" w:rsidR="006B540B" w:rsidRPr="006E4594" w:rsidRDefault="006B540B" w:rsidP="006B540B">
            <w:pPr>
              <w:jc w:val="center"/>
              <w:rPr>
                <w:rFonts w:asciiTheme="minorHAnsi" w:hAnsiTheme="minorHAnsi" w:cstheme="minorHAnsi"/>
                <w:sz w:val="16"/>
                <w:szCs w:val="20"/>
                <w:lang w:val="en-CA"/>
              </w:rPr>
            </w:pPr>
          </w:p>
          <w:p w14:paraId="3350EFA5" w14:textId="17306F4F"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770BE7A" wp14:editId="1B4836A0">
                      <wp:extent cx="1470139" cy="848563"/>
                      <wp:effectExtent l="0" t="19050" r="15875" b="27940"/>
                      <wp:docPr id="316" name="Groupe 316"/>
                      <wp:cNvGraphicFramePr/>
                      <a:graphic xmlns:a="http://schemas.openxmlformats.org/drawingml/2006/main">
                        <a:graphicData uri="http://schemas.microsoft.com/office/word/2010/wordprocessingGroup">
                          <wpg:wgp>
                            <wpg:cNvGrpSpPr/>
                            <wpg:grpSpPr>
                              <a:xfrm>
                                <a:off x="0" y="0"/>
                                <a:ext cx="1470139" cy="848563"/>
                                <a:chOff x="0" y="-7633"/>
                                <a:chExt cx="1470139" cy="848563"/>
                              </a:xfrm>
                            </wpg:grpSpPr>
                            <wpg:grpSp>
                              <wpg:cNvPr id="315" name="Groupe 315"/>
                              <wpg:cNvGrpSpPr/>
                              <wpg:grpSpPr>
                                <a:xfrm>
                                  <a:off x="0" y="-7633"/>
                                  <a:ext cx="1470139" cy="848563"/>
                                  <a:chOff x="0" y="-7633"/>
                                  <a:chExt cx="1470139" cy="848563"/>
                                </a:xfrm>
                              </wpg:grpSpPr>
                              <pic:pic xmlns:pic="http://schemas.openxmlformats.org/drawingml/2006/picture">
                                <pic:nvPicPr>
                                  <pic:cNvPr id="4" name="Image 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58306" y="-7633"/>
                                    <a:ext cx="1411833" cy="848563"/>
                                  </a:xfrm>
                                  <a:prstGeom prst="rect">
                                    <a:avLst/>
                                  </a:prstGeom>
                                  <a:noFill/>
                                  <a:ln>
                                    <a:solidFill>
                                      <a:schemeClr val="tx1"/>
                                    </a:solidFill>
                                  </a:ln>
                                </pic:spPr>
                              </pic:pic>
                              <wps:wsp>
                                <wps:cNvPr id="307" name="Text Box 2"/>
                                <wps:cNvSpPr txBox="1">
                                  <a:spLocks noChangeArrowheads="1"/>
                                </wps:cNvSpPr>
                                <wps:spPr bwMode="auto">
                                  <a:xfrm rot="5400000">
                                    <a:off x="-150178" y="252591"/>
                                    <a:ext cx="650875" cy="350520"/>
                                  </a:xfrm>
                                  <a:prstGeom prst="rect">
                                    <a:avLst/>
                                  </a:prstGeom>
                                  <a:noFill/>
                                  <a:ln w="9525">
                                    <a:noFill/>
                                    <a:miter lim="800000"/>
                                    <a:headEnd/>
                                    <a:tailEnd/>
                                  </a:ln>
                                </wps:spPr>
                                <wps:txbx>
                                  <w:txbxContent>
                                    <w:p w14:paraId="5D872A28" w14:textId="77777777" w:rsidR="00C90058" w:rsidRPr="00B0484E" w:rsidRDefault="00C90058" w:rsidP="006B540B">
                                      <w:pPr>
                                        <w:rPr>
                                          <w:sz w:val="20"/>
                                          <w:szCs w:val="20"/>
                                        </w:rPr>
                                      </w:pPr>
                                      <w:r>
                                        <w:rPr>
                                          <w:sz w:val="20"/>
                                          <w:szCs w:val="20"/>
                                        </w:rPr>
                                        <w:t>AH-1</w:t>
                                      </w:r>
                                    </w:p>
                                  </w:txbxContent>
                                </wps:txbx>
                                <wps:bodyPr rot="0" vert="horz" wrap="square" lIns="91440" tIns="45720" rIns="91440" bIns="45720" anchor="t" anchorCtr="0">
                                  <a:noAutofit/>
                                </wps:bodyPr>
                              </wps:wsp>
                              <wps:wsp>
                                <wps:cNvPr id="1" name="Text Box 2"/>
                                <wps:cNvSpPr txBox="1">
                                  <a:spLocks noChangeArrowheads="1"/>
                                </wps:cNvSpPr>
                                <wps:spPr bwMode="auto">
                                  <a:xfrm rot="5400000">
                                    <a:off x="3441" y="259906"/>
                                    <a:ext cx="650875" cy="350520"/>
                                  </a:xfrm>
                                  <a:prstGeom prst="rect">
                                    <a:avLst/>
                                  </a:prstGeom>
                                  <a:noFill/>
                                  <a:ln w="9525">
                                    <a:noFill/>
                                    <a:miter lim="800000"/>
                                    <a:headEnd/>
                                    <a:tailEnd/>
                                  </a:ln>
                                </wps:spPr>
                                <wps:txbx>
                                  <w:txbxContent>
                                    <w:p w14:paraId="25691B59" w14:textId="77777777" w:rsidR="00C90058" w:rsidRPr="00B0484E" w:rsidRDefault="00C90058" w:rsidP="006B540B">
                                      <w:pPr>
                                        <w:rPr>
                                          <w:sz w:val="20"/>
                                          <w:szCs w:val="20"/>
                                        </w:rPr>
                                      </w:pPr>
                                      <w:r>
                                        <w:rPr>
                                          <w:sz w:val="20"/>
                                          <w:szCs w:val="20"/>
                                        </w:rPr>
                                        <w:t>AH-2</w:t>
                                      </w:r>
                                    </w:p>
                                  </w:txbxContent>
                                </wps:txbx>
                                <wps:bodyPr rot="0" vert="horz" wrap="square" lIns="91440" tIns="45720" rIns="91440" bIns="45720" anchor="t" anchorCtr="0">
                                  <a:noAutofit/>
                                </wps:bodyPr>
                              </wps:wsp>
                              <wps:wsp>
                                <wps:cNvPr id="3" name="Text Box 2"/>
                                <wps:cNvSpPr txBox="1">
                                  <a:spLocks noChangeArrowheads="1"/>
                                </wps:cNvSpPr>
                                <wps:spPr bwMode="auto">
                                  <a:xfrm rot="5400000">
                                    <a:off x="391147" y="201384"/>
                                    <a:ext cx="650875" cy="350520"/>
                                  </a:xfrm>
                                  <a:prstGeom prst="rect">
                                    <a:avLst/>
                                  </a:prstGeom>
                                  <a:noFill/>
                                  <a:ln w="9525">
                                    <a:noFill/>
                                    <a:miter lim="800000"/>
                                    <a:headEnd/>
                                    <a:tailEnd/>
                                  </a:ln>
                                </wps:spPr>
                                <wps:txbx>
                                  <w:txbxContent>
                                    <w:p w14:paraId="4C4ADE80" w14:textId="77777777" w:rsidR="00C90058" w:rsidRPr="00B0484E" w:rsidRDefault="00C90058" w:rsidP="006B540B">
                                      <w:pPr>
                                        <w:rPr>
                                          <w:sz w:val="20"/>
                                          <w:szCs w:val="20"/>
                                        </w:rPr>
                                      </w:pPr>
                                      <w:r>
                                        <w:rPr>
                                          <w:sz w:val="20"/>
                                          <w:szCs w:val="20"/>
                                        </w:rPr>
                                        <w:t>AH-4</w:t>
                                      </w:r>
                                    </w:p>
                                  </w:txbxContent>
                                </wps:txbx>
                                <wps:bodyPr rot="0" vert="horz" wrap="square" lIns="91440" tIns="45720" rIns="91440" bIns="45720" anchor="t" anchorCtr="0">
                                  <a:noAutofit/>
                                </wps:bodyPr>
                              </wps:wsp>
                              <wps:wsp>
                                <wps:cNvPr id="5" name="Text Box 2"/>
                                <wps:cNvSpPr txBox="1">
                                  <a:spLocks noChangeArrowheads="1"/>
                                </wps:cNvSpPr>
                                <wps:spPr bwMode="auto">
                                  <a:xfrm rot="5400000">
                                    <a:off x="617918" y="150178"/>
                                    <a:ext cx="650875" cy="350520"/>
                                  </a:xfrm>
                                  <a:prstGeom prst="rect">
                                    <a:avLst/>
                                  </a:prstGeom>
                                  <a:noFill/>
                                  <a:ln w="9525">
                                    <a:noFill/>
                                    <a:miter lim="800000"/>
                                    <a:headEnd/>
                                    <a:tailEnd/>
                                  </a:ln>
                                </wps:spPr>
                                <wps:txbx>
                                  <w:txbxContent>
                                    <w:p w14:paraId="6F46C50A" w14:textId="77777777" w:rsidR="00C90058" w:rsidRDefault="00C90058" w:rsidP="006B540B">
                                      <w:pPr>
                                        <w:rPr>
                                          <w:sz w:val="20"/>
                                          <w:szCs w:val="20"/>
                                        </w:rPr>
                                      </w:pPr>
                                      <w:r>
                                        <w:rPr>
                                          <w:sz w:val="20"/>
                                          <w:szCs w:val="20"/>
                                        </w:rPr>
                                        <w:t>AH-5</w:t>
                                      </w:r>
                                    </w:p>
                                    <w:p w14:paraId="09020A18" w14:textId="77777777" w:rsidR="00C90058" w:rsidRPr="00B0484E" w:rsidRDefault="00C90058" w:rsidP="006B540B">
                                      <w:pPr>
                                        <w:rPr>
                                          <w:sz w:val="20"/>
                                          <w:szCs w:val="20"/>
                                        </w:rPr>
                                      </w:pPr>
                                    </w:p>
                                  </w:txbxContent>
                                </wps:txbx>
                                <wps:bodyPr rot="0" vert="horz" wrap="square" lIns="91440" tIns="45720" rIns="91440" bIns="45720" anchor="t" anchorCtr="0">
                                  <a:noAutofit/>
                                </wps:bodyPr>
                              </wps:wsp>
                              <wps:wsp>
                                <wps:cNvPr id="6" name="Text Box 2"/>
                                <wps:cNvSpPr txBox="1">
                                  <a:spLocks noChangeArrowheads="1"/>
                                </wps:cNvSpPr>
                                <wps:spPr bwMode="auto">
                                  <a:xfrm rot="5400000">
                                    <a:off x="873951" y="208699"/>
                                    <a:ext cx="650875" cy="350520"/>
                                  </a:xfrm>
                                  <a:prstGeom prst="rect">
                                    <a:avLst/>
                                  </a:prstGeom>
                                  <a:noFill/>
                                  <a:ln w="9525">
                                    <a:noFill/>
                                    <a:miter lim="800000"/>
                                    <a:headEnd/>
                                    <a:tailEnd/>
                                  </a:ln>
                                </wps:spPr>
                                <wps:txbx>
                                  <w:txbxContent>
                                    <w:p w14:paraId="2E49FF21"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g:grpSp>
                            <wps:wsp>
                              <wps:cNvPr id="2" name="Text Box 2"/>
                              <wps:cNvSpPr txBox="1">
                                <a:spLocks noChangeArrowheads="1"/>
                              </wps:cNvSpPr>
                              <wps:spPr bwMode="auto">
                                <a:xfrm rot="5400000">
                                  <a:off x="179222" y="267005"/>
                                  <a:ext cx="650875" cy="350520"/>
                                </a:xfrm>
                                <a:prstGeom prst="rect">
                                  <a:avLst/>
                                </a:prstGeom>
                                <a:noFill/>
                                <a:ln w="9525">
                                  <a:noFill/>
                                  <a:miter lim="800000"/>
                                  <a:headEnd/>
                                  <a:tailEnd/>
                                </a:ln>
                              </wps:spPr>
                              <wps:txbx>
                                <w:txbxContent>
                                  <w:p w14:paraId="67CD689B" w14:textId="77777777" w:rsidR="00C90058" w:rsidRPr="00B0484E" w:rsidRDefault="00C90058" w:rsidP="006B540B">
                                    <w:pPr>
                                      <w:rPr>
                                        <w:sz w:val="20"/>
                                        <w:szCs w:val="20"/>
                                      </w:rPr>
                                    </w:pPr>
                                    <w:r>
                                      <w:rPr>
                                        <w:sz w:val="20"/>
                                        <w:szCs w:val="20"/>
                                      </w:rPr>
                                      <w:t>AH-3</w:t>
                                    </w:r>
                                  </w:p>
                                </w:txbxContent>
                              </wps:txbx>
                              <wps:bodyPr rot="0" vert="horz" wrap="square" lIns="91440" tIns="45720" rIns="91440" bIns="45720" anchor="t" anchorCtr="0">
                                <a:noAutofit/>
                              </wps:bodyPr>
                            </wps:wsp>
                          </wpg:wgp>
                        </a:graphicData>
                      </a:graphic>
                    </wp:inline>
                  </w:drawing>
                </mc:Choice>
                <mc:Fallback>
                  <w:pict>
                    <v:group w14:anchorId="5770BE7A" id="Groupe 316" o:spid="_x0000_s1026" style="width:115.75pt;height:66.8pt;mso-position-horizontal-relative:char;mso-position-vertical-relative:line" coordorigin=",-76" coordsize="14701,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">
                      <v:group id="Groupe 315" o:spid="_x0000_s1027" style="position:absolute;top:-76;width:14701;height:8485" coordorigin=",-76" coordsize="147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Image 4" o:spid="_x0000_s1028" type="#_x0000_t75" style="position:absolute;left:583;top:-76;width:14118;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" stroked="t" strokecolor="black [3213]">
                          <v:imagedata r:id="rId36" o:title=""/>
                          <v:path arrowok="t"/>
                        </v:shape>
                        <v:shapetype id="_x0000_t202" coordsize="21600,21600" o:spt="202" path="m,l,21600r21600,l21600,xe">
                          <v:stroke joinstyle="miter"/>
                          <v:path gradientshapeok="t" o:connecttype="rect"/>
                        </v:shapetype>
                        <v:shape id="Text Box 2" o:spid="_x0000_s1029" type="#_x0000_t202" style="position:absolute;left:-1501;top:2525;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" filled="f" stroked="f">
                          <v:textbox>
                            <w:txbxContent>
                              <w:p w14:paraId="5D872A28" w14:textId="77777777" w:rsidR="00C90058" w:rsidRPr="00B0484E" w:rsidRDefault="00C90058" w:rsidP="006B540B">
                                <w:pPr>
                                  <w:rPr>
                                    <w:sz w:val="20"/>
                                    <w:szCs w:val="20"/>
                                  </w:rPr>
                                </w:pPr>
                                <w:r>
                                  <w:rPr>
                                    <w:sz w:val="20"/>
                                    <w:szCs w:val="20"/>
                                  </w:rPr>
                                  <w:t>AH-1</w:t>
                                </w:r>
                              </w:p>
                            </w:txbxContent>
                          </v:textbox>
                        </v:shape>
                        <v:shape id="Text Box 2" o:spid="_x0000_s1030" type="#_x0000_t202" style="position:absolute;left:34;top:2599;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" filled="f" stroked="f">
                          <v:textbox>
                            <w:txbxContent>
                              <w:p w14:paraId="25691B59" w14:textId="77777777" w:rsidR="00C90058" w:rsidRPr="00B0484E" w:rsidRDefault="00C90058" w:rsidP="006B540B">
                                <w:pPr>
                                  <w:rPr>
                                    <w:sz w:val="20"/>
                                    <w:szCs w:val="20"/>
                                  </w:rPr>
                                </w:pPr>
                                <w:r>
                                  <w:rPr>
                                    <w:sz w:val="20"/>
                                    <w:szCs w:val="20"/>
                                  </w:rPr>
                                  <w:t>AH-2</w:t>
                                </w:r>
                              </w:p>
                            </w:txbxContent>
                          </v:textbox>
                        </v:shape>
                        <v:shape id="Text Box 2" o:spid="_x0000_s1031" type="#_x0000_t202" style="position:absolute;left:3912;top:2013;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" filled="f" stroked="f">
                          <v:textbox>
                            <w:txbxContent>
                              <w:p w14:paraId="4C4ADE80" w14:textId="77777777" w:rsidR="00C90058" w:rsidRPr="00B0484E" w:rsidRDefault="00C90058" w:rsidP="006B540B">
                                <w:pPr>
                                  <w:rPr>
                                    <w:sz w:val="20"/>
                                    <w:szCs w:val="20"/>
                                  </w:rPr>
                                </w:pPr>
                                <w:r>
                                  <w:rPr>
                                    <w:sz w:val="20"/>
                                    <w:szCs w:val="20"/>
                                  </w:rPr>
                                  <w:t>AH-4</w:t>
                                </w:r>
                              </w:p>
                            </w:txbxContent>
                          </v:textbox>
                        </v:shape>
                        <v:shape id="Text Box 2" o:spid="_x0000_s1032" type="#_x0000_t202" style="position:absolute;left:6179;top:1501;width:6508;height:35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" filled="f" stroked="f">
                          <v:textbox>
                            <w:txbxContent>
                              <w:p w14:paraId="6F46C50A" w14:textId="77777777" w:rsidR="00C90058" w:rsidRDefault="00C90058" w:rsidP="006B540B">
                                <w:pPr>
                                  <w:rPr>
                                    <w:sz w:val="20"/>
                                    <w:szCs w:val="20"/>
                                  </w:rPr>
                                </w:pPr>
                                <w:r>
                                  <w:rPr>
                                    <w:sz w:val="20"/>
                                    <w:szCs w:val="20"/>
                                  </w:rPr>
                                  <w:t>AH-5</w:t>
                                </w:r>
                              </w:p>
                              <w:p w14:paraId="09020A18" w14:textId="77777777" w:rsidR="00C90058" w:rsidRPr="00B0484E" w:rsidRDefault="00C90058" w:rsidP="006B540B">
                                <w:pPr>
                                  <w:rPr>
                                    <w:sz w:val="20"/>
                                    <w:szCs w:val="20"/>
                                  </w:rPr>
                                </w:pPr>
                              </w:p>
                            </w:txbxContent>
                          </v:textbox>
                        </v:shape>
                        <v:shape id="Text Box 2" o:spid="_x0000_s1033" type="#_x0000_t202" style="position:absolute;left:8740;top:2086;width:6508;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" filled="f" stroked="f">
                          <v:textbox>
                            <w:txbxContent>
                              <w:p w14:paraId="2E49FF21" w14:textId="77777777" w:rsidR="00C90058" w:rsidRPr="00B0484E" w:rsidRDefault="00C90058" w:rsidP="006B540B">
                                <w:pPr>
                                  <w:rPr>
                                    <w:sz w:val="20"/>
                                    <w:szCs w:val="20"/>
                                  </w:rPr>
                                </w:pPr>
                                <w:r>
                                  <w:rPr>
                                    <w:sz w:val="20"/>
                                    <w:szCs w:val="20"/>
                                  </w:rPr>
                                  <w:t>…</w:t>
                                </w:r>
                              </w:p>
                            </w:txbxContent>
                          </v:textbox>
                        </v:shape>
                      </v:group>
                      <v:shape id="Text Box 2" o:spid="_x0000_s1034" type="#_x0000_t202" style="position:absolute;left:1792;top:2670;width:6509;height:35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" filled="f" stroked="f">
                        <v:textbox>
                          <w:txbxContent>
                            <w:p w14:paraId="67CD689B" w14:textId="77777777" w:rsidR="00C90058" w:rsidRPr="00B0484E" w:rsidRDefault="00C90058" w:rsidP="006B540B">
                              <w:pPr>
                                <w:rPr>
                                  <w:sz w:val="20"/>
                                  <w:szCs w:val="20"/>
                                </w:rPr>
                              </w:pPr>
                              <w:r>
                                <w:rPr>
                                  <w:sz w:val="20"/>
                                  <w:szCs w:val="20"/>
                                </w:rPr>
                                <w:t>AH-3</w:t>
                              </w:r>
                            </w:p>
                          </w:txbxContent>
                        </v:textbox>
                      </v:shape>
                      <w10:anchorlock/>
                    </v:group>
                  </w:pict>
                </mc:Fallback>
              </mc:AlternateContent>
            </w:r>
          </w:p>
        </w:tc>
        <w:tc>
          <w:tcPr>
            <w:tcW w:w="3114" w:type="dxa"/>
            <w:vAlign w:val="center"/>
          </w:tcPr>
          <w:p w14:paraId="42E3FF02" w14:textId="44647F2F" w:rsidR="006B540B" w:rsidRPr="006E4594" w:rsidRDefault="006B540B" w:rsidP="006B540B">
            <w:pP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AH-24 où « AH » est lié à un lieu géographique (Arichat Harbour) et où « 24 » est issue d’une représentation séquentielle le long de la rive.</w:t>
            </w:r>
          </w:p>
        </w:tc>
      </w:tr>
      <w:tr w:rsidR="006B540B" w:rsidRPr="006E4594" w14:paraId="1923B17F" w14:textId="77777777" w:rsidTr="006B540B">
        <w:trPr>
          <w:cantSplit/>
          <w:trHeight w:val="2653"/>
          <w:jc w:val="center"/>
        </w:trPr>
        <w:tc>
          <w:tcPr>
            <w:tcW w:w="3540" w:type="dxa"/>
            <w:vAlign w:val="center"/>
          </w:tcPr>
          <w:p w14:paraId="7D96E881"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216299C5"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5EB1EC9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Atlantic Canada</w:t>
            </w:r>
          </w:p>
          <w:p w14:paraId="6ACF18E7" w14:textId="71C89798"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\\GW\EC3140EnvEmer_UrgEnv\Application\Data\EEMAP.gdb</w:t>
            </w:r>
          </w:p>
          <w:p w14:paraId="25FB35E7"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w:t>
            </w:r>
          </w:p>
          <w:p w14:paraId="314FAC9F"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O14Oceans_ShoreCharacter_AR_1_20140211</w:t>
            </w:r>
          </w:p>
          <w:p w14:paraId="589E1119"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w:t>
            </w:r>
          </w:p>
          <w:p w14:paraId="4302D4E8"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O14Oceans_ShorelineClass_AR_1_20140211</w:t>
            </w:r>
          </w:p>
          <w:p w14:paraId="5EAEA68A"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Environment Canada - National Environmental Emergencies Centre</w:t>
            </w:r>
          </w:p>
          <w:p w14:paraId="6D37E94D"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p w14:paraId="14FE21C4"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p>
        </w:tc>
        <w:tc>
          <w:tcPr>
            <w:tcW w:w="3689" w:type="dxa"/>
            <w:vAlign w:val="center"/>
          </w:tcPr>
          <w:p w14:paraId="7292C5C6" w14:textId="74924BD4" w:rsidR="006B540B" w:rsidRPr="006E4594" w:rsidRDefault="006B540B" w:rsidP="006B540B">
            <w:pPr>
              <w:rPr>
                <w:rFonts w:asciiTheme="minorHAnsi" w:hAnsiTheme="minorHAnsi" w:cstheme="minorHAnsi"/>
                <w:sz w:val="16"/>
                <w:szCs w:val="20"/>
                <w:lang w:val="en-CA"/>
              </w:rPr>
            </w:pPr>
          </w:p>
          <w:p w14:paraId="03BA3B56" w14:textId="382AF5FA"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3C64459B" wp14:editId="527F3147">
                  <wp:extent cx="2057756" cy="1873324"/>
                  <wp:effectExtent l="19050" t="19050" r="19050" b="1270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7362" cy="1882069"/>
                          </a:xfrm>
                          <a:prstGeom prst="rect">
                            <a:avLst/>
                          </a:prstGeom>
                          <a:noFill/>
                          <a:ln>
                            <a:solidFill>
                              <a:schemeClr val="tx1"/>
                            </a:solidFill>
                          </a:ln>
                        </pic:spPr>
                      </pic:pic>
                    </a:graphicData>
                  </a:graphic>
                </wp:inline>
              </w:drawing>
            </w:r>
          </w:p>
        </w:tc>
        <w:tc>
          <w:tcPr>
            <w:tcW w:w="3114" w:type="dxa"/>
            <w:vAlign w:val="center"/>
          </w:tcPr>
          <w:p w14:paraId="1A831634" w14:textId="77777777" w:rsidR="006B540B" w:rsidRPr="006E4594" w:rsidRDefault="006B540B" w:rsidP="006B540B">
            <w:pPr>
              <w:jc w:val="center"/>
              <w:rPr>
                <w:rFonts w:asciiTheme="minorHAnsi" w:hAnsiTheme="minorHAnsi" w:cstheme="minorHAnsi"/>
                <w:color w:val="auto"/>
                <w:sz w:val="16"/>
                <w:szCs w:val="20"/>
                <w:lang w:val="en-CA"/>
              </w:rPr>
            </w:pPr>
          </w:p>
          <w:p w14:paraId="31F79911"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59264" behindDoc="1" locked="0" layoutInCell="1" allowOverlap="1" wp14:anchorId="40498389" wp14:editId="5F47F576">
                  <wp:simplePos x="0" y="0"/>
                  <wp:positionH relativeFrom="column">
                    <wp:posOffset>34290</wp:posOffset>
                  </wp:positionH>
                  <wp:positionV relativeFrom="paragraph">
                    <wp:posOffset>57785</wp:posOffset>
                  </wp:positionV>
                  <wp:extent cx="563245" cy="1405255"/>
                  <wp:effectExtent l="19050" t="19050" r="27305" b="23495"/>
                  <wp:wrapThrough wrapText="bothSides">
                    <wp:wrapPolygon edited="0">
                      <wp:start x="-731" y="-293"/>
                      <wp:lineTo x="-731" y="21668"/>
                      <wp:lineTo x="21917" y="21668"/>
                      <wp:lineTo x="21917" y="-293"/>
                      <wp:lineTo x="-731" y="-293"/>
                    </wp:wrapPolygon>
                  </wp:wrapThrough>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63245" cy="1405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[Champs : Segment_ID]</w:t>
            </w:r>
          </w:p>
          <w:p w14:paraId="02B7E24B"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BA-01,BB-01,BC-01,… . l’attribution des lettres semble être faite de façon arbitraire selon un ordre alphabétique.</w:t>
            </w:r>
          </w:p>
          <w:p w14:paraId="637104CD"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Les ID vont de AB-01 à ZZ-09</w:t>
            </w:r>
          </w:p>
          <w:p w14:paraId="01D2171A" w14:textId="77777777" w:rsidR="006B540B" w:rsidRPr="006E4594" w:rsidRDefault="006B540B" w:rsidP="006B540B">
            <w:pPr>
              <w:jc w:val="center"/>
              <w:rPr>
                <w:rFonts w:asciiTheme="minorHAnsi" w:hAnsiTheme="minorHAnsi" w:cstheme="minorHAnsi"/>
                <w:color w:val="auto"/>
                <w:sz w:val="16"/>
                <w:szCs w:val="20"/>
                <w:lang w:val="en-CA"/>
              </w:rPr>
            </w:pPr>
          </w:p>
          <w:p w14:paraId="73CCF6C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La numérotation consécutive varie. Parfois, cela va de 1 à 10, de 1 à 50, etc.</w:t>
            </w:r>
          </w:p>
        </w:tc>
      </w:tr>
      <w:tr w:rsidR="006B540B" w:rsidRPr="006E4594" w14:paraId="33893E8F" w14:textId="77777777" w:rsidTr="006B540B">
        <w:trPr>
          <w:cantSplit/>
          <w:trHeight w:val="2214"/>
          <w:jc w:val="center"/>
        </w:trPr>
        <w:tc>
          <w:tcPr>
            <w:tcW w:w="3540" w:type="dxa"/>
            <w:vAlign w:val="center"/>
          </w:tcPr>
          <w:p w14:paraId="095D1C19" w14:textId="77777777" w:rsidR="006B540B" w:rsidRPr="006E4594" w:rsidRDefault="006B540B" w:rsidP="006B540B">
            <w:pPr>
              <w:jc w:val="center"/>
              <w:rPr>
                <w:rFonts w:asciiTheme="minorHAnsi" w:hAnsiTheme="minorHAnsi" w:cstheme="minorHAnsi"/>
                <w:color w:val="auto"/>
                <w:sz w:val="16"/>
                <w:szCs w:val="20"/>
                <w:lang w:val="en-CA"/>
              </w:rPr>
            </w:pPr>
          </w:p>
          <w:p w14:paraId="540B9F1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Québec</w:t>
            </w:r>
          </w:p>
          <w:p w14:paraId="5CE2C4B7" w14:textId="77777777" w:rsidR="006B540B" w:rsidRPr="006E4594" w:rsidRDefault="006B540B" w:rsidP="006B540B">
            <w:pPr>
              <w:jc w:val="center"/>
              <w:rPr>
                <w:rFonts w:asciiTheme="minorHAnsi" w:hAnsiTheme="minorHAnsi" w:cstheme="minorHAnsi"/>
                <w:b/>
                <w:color w:val="auto"/>
                <w:sz w:val="16"/>
                <w:szCs w:val="20"/>
                <w:lang w:val="en-CA"/>
              </w:rPr>
            </w:pPr>
          </w:p>
          <w:p w14:paraId="02A18364"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Q:\GW\EC3140EnvEmer_UrgEnv\Service\Data\EC_QC_Shoreline\Shoreline\QC_Shoreline.gdb</w:t>
            </w:r>
          </w:p>
          <w:p w14:paraId="093A3DD1" w14:textId="77777777" w:rsidR="006B540B" w:rsidRPr="006E4594" w:rsidRDefault="006B540B" w:rsidP="006B540B">
            <w:pPr>
              <w:jc w:val="center"/>
              <w:rPr>
                <w:rFonts w:asciiTheme="minorHAnsi" w:hAnsiTheme="minorHAnsi" w:cstheme="minorHAnsi"/>
                <w:color w:val="auto"/>
                <w:sz w:val="14"/>
                <w:szCs w:val="20"/>
                <w:lang w:val="en-CA"/>
              </w:rPr>
            </w:pPr>
            <w:r w:rsidRPr="006E4594">
              <w:rPr>
                <w:rFonts w:asciiTheme="minorHAnsi" w:hAnsiTheme="minorHAnsi" w:cstheme="minorHAnsi"/>
                <w:color w:val="auto"/>
                <w:sz w:val="14"/>
                <w:szCs w:val="20"/>
                <w:lang w:val="en-CA"/>
              </w:rPr>
              <w:t>O14Oceans_ShorelineClass_QC_l</w:t>
            </w:r>
          </w:p>
          <w:p w14:paraId="1A622E08" w14:textId="77777777" w:rsidR="006B540B" w:rsidRPr="006E4594" w:rsidRDefault="006B540B" w:rsidP="006B540B">
            <w:pPr>
              <w:jc w:val="center"/>
              <w:rPr>
                <w:rFonts w:asciiTheme="minorHAnsi" w:hAnsiTheme="minorHAnsi" w:cstheme="minorHAnsi"/>
                <w:color w:val="auto"/>
                <w:sz w:val="16"/>
                <w:szCs w:val="20"/>
                <w:lang w:val="en-CA"/>
              </w:rPr>
            </w:pPr>
          </w:p>
          <w:p w14:paraId="438CAEBB" w14:textId="632B4E36"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Shoreline classifications are prepared by Environment Canada</w:t>
            </w:r>
          </w:p>
          <w:p w14:paraId="0718119E"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to categorize marine and freshwater shore types</w:t>
            </w:r>
          </w:p>
        </w:tc>
        <w:tc>
          <w:tcPr>
            <w:tcW w:w="3689" w:type="dxa"/>
            <w:vAlign w:val="center"/>
          </w:tcPr>
          <w:p w14:paraId="416895BE" w14:textId="0F645805" w:rsidR="006B540B" w:rsidRPr="006E4594" w:rsidRDefault="006B540B" w:rsidP="006B540B">
            <w:pPr>
              <w:jc w:val="center"/>
              <w:rPr>
                <w:rFonts w:asciiTheme="minorHAnsi" w:hAnsiTheme="minorHAnsi" w:cstheme="minorHAnsi"/>
                <w:sz w:val="16"/>
                <w:szCs w:val="20"/>
                <w:lang w:val="en-CA"/>
              </w:rPr>
            </w:pPr>
          </w:p>
          <w:p w14:paraId="64456E77" w14:textId="1791689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66A08FC6" wp14:editId="38B88BF3">
                  <wp:extent cx="1959932" cy="1633930"/>
                  <wp:effectExtent l="19050" t="19050" r="21590" b="234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1208" cy="1634994"/>
                          </a:xfrm>
                          <a:prstGeom prst="rect">
                            <a:avLst/>
                          </a:prstGeom>
                          <a:noFill/>
                          <a:ln>
                            <a:solidFill>
                              <a:schemeClr val="tx1"/>
                            </a:solidFill>
                          </a:ln>
                        </pic:spPr>
                      </pic:pic>
                    </a:graphicData>
                  </a:graphic>
                </wp:inline>
              </w:drawing>
            </w:r>
          </w:p>
        </w:tc>
        <w:tc>
          <w:tcPr>
            <w:tcW w:w="3114" w:type="dxa"/>
            <w:vAlign w:val="center"/>
          </w:tcPr>
          <w:p w14:paraId="56ABC04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Name]</w:t>
            </w:r>
          </w:p>
          <w:p w14:paraId="15FBE645"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AO-41,POC-02,…</w:t>
            </w:r>
          </w:p>
          <w:p w14:paraId="7BBD9850"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Les lettres sont liées à un lieu géographique. Par exemple, pour un segment autour de l’île de Laval, on a LAV-38. Pour Montréal, l’acronyme MTL est utilisé. Pour les segments dans l’arrondissement de Verdun à Montréal, l’abréviation VDN apparait. La numérotation consécutive peut aller jusqu’à 100, dépendant de la grandeur de la zone.</w:t>
            </w:r>
          </w:p>
        </w:tc>
      </w:tr>
      <w:tr w:rsidR="006B540B" w:rsidRPr="006E4594" w14:paraId="2D14997F" w14:textId="77777777" w:rsidTr="006B540B">
        <w:trPr>
          <w:cantSplit/>
          <w:trHeight w:val="2596"/>
          <w:jc w:val="center"/>
        </w:trPr>
        <w:tc>
          <w:tcPr>
            <w:tcW w:w="3540" w:type="dxa"/>
            <w:vAlign w:val="center"/>
          </w:tcPr>
          <w:p w14:paraId="3331B36A" w14:textId="77777777" w:rsidR="006B540B" w:rsidRPr="006E4594" w:rsidRDefault="006B540B" w:rsidP="006B540B">
            <w:pPr>
              <w:jc w:val="center"/>
              <w:rPr>
                <w:rFonts w:asciiTheme="minorHAnsi" w:hAnsiTheme="minorHAnsi" w:cstheme="minorHAnsi"/>
                <w:color w:val="auto"/>
                <w:sz w:val="16"/>
                <w:szCs w:val="20"/>
                <w:lang w:val="en-CA"/>
              </w:rPr>
            </w:pPr>
          </w:p>
          <w:p w14:paraId="14BCBD95" w14:textId="77777777" w:rsidR="006B540B" w:rsidRPr="006E4594" w:rsidRDefault="006B540B" w:rsidP="006B540B">
            <w:pPr>
              <w:jc w:val="center"/>
              <w:rPr>
                <w:rFonts w:asciiTheme="minorHAnsi" w:hAnsiTheme="minorHAnsi" w:cstheme="minorHAnsi"/>
                <w:color w:val="auto"/>
                <w:sz w:val="16"/>
                <w:szCs w:val="20"/>
                <w:lang w:val="en-CA"/>
              </w:rPr>
            </w:pPr>
          </w:p>
          <w:p w14:paraId="27C1A8F7" w14:textId="77777777" w:rsidR="006B540B" w:rsidRPr="006E4594" w:rsidRDefault="006B540B" w:rsidP="006B540B">
            <w:pPr>
              <w:jc w:val="center"/>
              <w:rPr>
                <w:rFonts w:asciiTheme="minorHAnsi" w:hAnsiTheme="minorHAnsi" w:cstheme="minorHAnsi"/>
                <w:color w:val="auto"/>
                <w:sz w:val="16"/>
                <w:szCs w:val="20"/>
                <w:lang w:val="en-CA"/>
              </w:rPr>
            </w:pPr>
          </w:p>
          <w:p w14:paraId="4B7BC92C" w14:textId="77777777" w:rsidR="006B540B" w:rsidRPr="006E4594" w:rsidRDefault="006B540B" w:rsidP="006B540B">
            <w:pPr>
              <w:jc w:val="center"/>
              <w:rPr>
                <w:rFonts w:asciiTheme="minorHAnsi" w:hAnsiTheme="minorHAnsi" w:cstheme="minorHAnsi"/>
                <w:color w:val="auto"/>
                <w:sz w:val="16"/>
                <w:szCs w:val="20"/>
                <w:lang w:val="en-CA"/>
              </w:rPr>
            </w:pPr>
          </w:p>
          <w:p w14:paraId="66E174B9"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Ontario</w:t>
            </w:r>
          </w:p>
          <w:p w14:paraId="7247D1F1" w14:textId="77777777" w:rsidR="006B540B" w:rsidRPr="006E4594" w:rsidRDefault="006B540B" w:rsidP="006B540B">
            <w:pPr>
              <w:jc w:val="center"/>
              <w:rPr>
                <w:rFonts w:asciiTheme="minorHAnsi" w:hAnsiTheme="minorHAnsi" w:cstheme="minorHAnsi"/>
                <w:b/>
                <w:color w:val="auto"/>
                <w:sz w:val="16"/>
                <w:szCs w:val="20"/>
                <w:lang w:val="en-CA"/>
              </w:rPr>
            </w:pPr>
          </w:p>
          <w:p w14:paraId="484E0A9A"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74F9A01E" w14:textId="77777777" w:rsidR="006B540B" w:rsidRPr="006E4594" w:rsidRDefault="006B540B" w:rsidP="006B540B">
            <w:pPr>
              <w:jc w:val="center"/>
              <w:rPr>
                <w:rFonts w:asciiTheme="minorHAnsi" w:hAnsiTheme="minorHAnsi" w:cstheme="minorHAnsi"/>
                <w:color w:val="auto"/>
                <w:sz w:val="16"/>
                <w:szCs w:val="20"/>
                <w:lang w:val="en-CA"/>
              </w:rPr>
            </w:pPr>
          </w:p>
          <w:p w14:paraId="27808780"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w:t>
            </w:r>
          </w:p>
          <w:p w14:paraId="08DB02D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O14Oceans_ShorelineClass_ON_1_20140211</w:t>
            </w:r>
          </w:p>
          <w:p w14:paraId="55095EBA" w14:textId="77777777" w:rsidR="006B540B" w:rsidRPr="006E4594" w:rsidRDefault="006B540B" w:rsidP="006B540B">
            <w:pPr>
              <w:jc w:val="center"/>
              <w:rPr>
                <w:rFonts w:asciiTheme="minorHAnsi" w:hAnsiTheme="minorHAnsi" w:cstheme="minorHAnsi"/>
                <w:color w:val="auto"/>
                <w:sz w:val="16"/>
                <w:szCs w:val="20"/>
                <w:lang w:val="en-CA"/>
              </w:rPr>
            </w:pPr>
          </w:p>
          <w:p w14:paraId="6383F73C"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58B0A7B1" w14:textId="77777777" w:rsidR="006B540B" w:rsidRPr="006E4594" w:rsidRDefault="006B540B" w:rsidP="006B540B">
            <w:pPr>
              <w:jc w:val="center"/>
              <w:rPr>
                <w:rFonts w:asciiTheme="minorHAnsi" w:hAnsiTheme="minorHAnsi" w:cstheme="minorHAnsi"/>
                <w:sz w:val="16"/>
                <w:szCs w:val="20"/>
                <w:lang w:val="en-CA"/>
              </w:rPr>
            </w:pPr>
          </w:p>
          <w:p w14:paraId="0C1E048D" w14:textId="77777777" w:rsidR="006B540B" w:rsidRPr="006E4594" w:rsidRDefault="006B540B" w:rsidP="006B540B">
            <w:pPr>
              <w:jc w:val="center"/>
              <w:rPr>
                <w:rFonts w:asciiTheme="minorHAnsi" w:hAnsiTheme="minorHAnsi" w:cstheme="minorHAnsi"/>
                <w:sz w:val="16"/>
                <w:szCs w:val="20"/>
                <w:lang w:val="en-CA"/>
              </w:rPr>
            </w:pPr>
          </w:p>
          <w:p w14:paraId="76A14121" w14:textId="77777777"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w:drawing>
                <wp:inline distT="0" distB="0" distL="0" distR="0" wp14:anchorId="1ADDCE22" wp14:editId="4A39B48F">
                  <wp:extent cx="2123314" cy="1510497"/>
                  <wp:effectExtent l="19050" t="19050" r="10795" b="1397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5567" cy="1519214"/>
                          </a:xfrm>
                          <a:prstGeom prst="rect">
                            <a:avLst/>
                          </a:prstGeom>
                          <a:noFill/>
                          <a:ln>
                            <a:solidFill>
                              <a:schemeClr val="tx1"/>
                            </a:solidFill>
                          </a:ln>
                        </pic:spPr>
                      </pic:pic>
                    </a:graphicData>
                  </a:graphic>
                </wp:inline>
              </w:drawing>
            </w:r>
          </w:p>
          <w:p w14:paraId="234C79C3" w14:textId="77777777" w:rsidR="006B540B" w:rsidRPr="006E4594" w:rsidRDefault="006B540B" w:rsidP="006B540B">
            <w:pPr>
              <w:jc w:val="center"/>
              <w:rPr>
                <w:rFonts w:asciiTheme="minorHAnsi" w:hAnsiTheme="minorHAnsi" w:cstheme="minorHAnsi"/>
                <w:sz w:val="16"/>
                <w:szCs w:val="20"/>
                <w:lang w:val="en-CA"/>
              </w:rPr>
            </w:pPr>
          </w:p>
          <w:p w14:paraId="47E80189" w14:textId="77777777" w:rsidR="006B540B" w:rsidRPr="006E4594" w:rsidRDefault="006B540B" w:rsidP="006B540B">
            <w:pPr>
              <w:jc w:val="center"/>
              <w:rPr>
                <w:rFonts w:asciiTheme="minorHAnsi" w:hAnsiTheme="minorHAnsi" w:cstheme="minorHAnsi"/>
                <w:sz w:val="16"/>
                <w:szCs w:val="20"/>
                <w:lang w:val="en-CA"/>
              </w:rPr>
            </w:pPr>
          </w:p>
          <w:p w14:paraId="2A8FBA7D" w14:textId="77777777" w:rsidR="006B540B" w:rsidRPr="006E4594" w:rsidRDefault="006B540B" w:rsidP="006B540B">
            <w:pPr>
              <w:jc w:val="center"/>
              <w:rPr>
                <w:rFonts w:asciiTheme="minorHAnsi" w:hAnsiTheme="minorHAnsi" w:cstheme="minorHAnsi"/>
                <w:sz w:val="16"/>
                <w:szCs w:val="20"/>
                <w:lang w:val="en-CA"/>
              </w:rPr>
            </w:pPr>
          </w:p>
        </w:tc>
        <w:tc>
          <w:tcPr>
            <w:tcW w:w="3114" w:type="dxa"/>
            <w:vAlign w:val="center"/>
          </w:tcPr>
          <w:p w14:paraId="66F21F7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noProof/>
                <w:color w:val="auto"/>
                <w:sz w:val="16"/>
                <w:szCs w:val="20"/>
                <w:lang w:val="en-CA" w:eastAsia="en-CA"/>
              </w:rPr>
              <w:drawing>
                <wp:anchor distT="0" distB="0" distL="114300" distR="114300" simplePos="0" relativeHeight="251660288" behindDoc="1" locked="0" layoutInCell="1" allowOverlap="1" wp14:anchorId="22D0B35C" wp14:editId="3B7D88FE">
                  <wp:simplePos x="0" y="0"/>
                  <wp:positionH relativeFrom="column">
                    <wp:posOffset>-26670</wp:posOffset>
                  </wp:positionH>
                  <wp:positionV relativeFrom="paragraph">
                    <wp:posOffset>34290</wp:posOffset>
                  </wp:positionV>
                  <wp:extent cx="489585" cy="1855470"/>
                  <wp:effectExtent l="19050" t="19050" r="24765" b="11430"/>
                  <wp:wrapThrough wrapText="bothSides">
                    <wp:wrapPolygon edited="0">
                      <wp:start x="-840" y="-222"/>
                      <wp:lineTo x="-840" y="21511"/>
                      <wp:lineTo x="21852" y="21511"/>
                      <wp:lineTo x="21852" y="-222"/>
                      <wp:lineTo x="-840" y="-222"/>
                    </wp:wrapPolygon>
                  </wp:wrapThrough>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489585" cy="185547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E4594">
              <w:rPr>
                <w:rFonts w:asciiTheme="minorHAnsi" w:hAnsiTheme="minorHAnsi" w:cstheme="minorHAnsi"/>
                <w:color w:val="auto"/>
                <w:sz w:val="16"/>
                <w:szCs w:val="20"/>
                <w:lang w:val="en-CA"/>
              </w:rPr>
              <w:t>[Champs : Name]</w:t>
            </w:r>
          </w:p>
          <w:p w14:paraId="71ADA15E"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color w:val="auto"/>
                <w:sz w:val="16"/>
                <w:szCs w:val="20"/>
                <w:lang w:val="en-CA"/>
              </w:rPr>
              <w:t>Les lettres semblent être liées à un lieu géographique. La structure du code alphanumérique n’est pas fixe. Le code est parfois composé de 2 lettres uniquement (LH-504) ou bien avec des lettres en plus qui sont délimitées par des tirets supplémentaires (LH-EASI-1). C’est probablement pour apporter des spécifications supplémentaires sur le lieu géographique. La numérotation consécutive peut aller jusqu’à 1500 (Ls-1 à Ls-1450).</w:t>
            </w:r>
          </w:p>
        </w:tc>
      </w:tr>
      <w:tr w:rsidR="006B540B" w:rsidRPr="006E4594" w14:paraId="66D6B11E" w14:textId="77777777" w:rsidTr="006B540B">
        <w:trPr>
          <w:cantSplit/>
          <w:trHeight w:val="1451"/>
          <w:jc w:val="center"/>
        </w:trPr>
        <w:tc>
          <w:tcPr>
            <w:tcW w:w="3540" w:type="dxa"/>
            <w:vAlign w:val="center"/>
          </w:tcPr>
          <w:p w14:paraId="0A516AD7" w14:textId="77777777" w:rsidR="006B540B" w:rsidRPr="006E4594" w:rsidRDefault="006B540B" w:rsidP="006B540B">
            <w:pPr>
              <w:jc w:val="center"/>
              <w:rPr>
                <w:rFonts w:asciiTheme="minorHAnsi" w:hAnsiTheme="minorHAnsi" w:cstheme="minorHAnsi"/>
                <w:color w:val="auto"/>
                <w:sz w:val="16"/>
                <w:szCs w:val="20"/>
                <w:lang w:val="en-CA"/>
              </w:rPr>
            </w:pPr>
          </w:p>
          <w:p w14:paraId="707C7B71"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Colombie Britannique</w:t>
            </w:r>
          </w:p>
          <w:p w14:paraId="729886DF" w14:textId="77777777" w:rsidR="006B540B" w:rsidRPr="006E4594" w:rsidRDefault="006B540B" w:rsidP="006B540B">
            <w:pPr>
              <w:jc w:val="center"/>
              <w:rPr>
                <w:rFonts w:asciiTheme="minorHAnsi" w:hAnsiTheme="minorHAnsi" w:cstheme="minorHAnsi"/>
                <w:b/>
                <w:color w:val="auto"/>
                <w:sz w:val="16"/>
                <w:szCs w:val="20"/>
                <w:lang w:val="en-CA"/>
              </w:rPr>
            </w:pPr>
          </w:p>
          <w:p w14:paraId="607B1DB5" w14:textId="77777777" w:rsidR="006B540B" w:rsidRPr="006E4594" w:rsidRDefault="006B540B" w:rsidP="006B540B">
            <w:pPr>
              <w:jc w:val="center"/>
              <w:rPr>
                <w:rFonts w:asciiTheme="minorHAnsi" w:hAnsiTheme="minorHAnsi" w:cstheme="minorHAnsi"/>
                <w:b/>
                <w:color w:val="auto"/>
                <w:sz w:val="16"/>
                <w:szCs w:val="20"/>
                <w:lang w:val="en-CA"/>
              </w:rPr>
            </w:pPr>
            <w:r w:rsidRPr="006E4594">
              <w:rPr>
                <w:rFonts w:asciiTheme="minorHAnsi" w:hAnsiTheme="minorHAnsi" w:cstheme="minorHAnsi"/>
                <w:b/>
                <w:color w:val="auto"/>
                <w:sz w:val="16"/>
                <w:szCs w:val="20"/>
                <w:lang w:val="en-CA"/>
              </w:rPr>
              <w:t>Q:\GW\EC3140EnvEmer_UrgEnv\Application\Data\EEMAP.gdb</w:t>
            </w:r>
          </w:p>
          <w:p w14:paraId="6E2F9CF7" w14:textId="77777777" w:rsidR="006B540B" w:rsidRPr="006E4594" w:rsidRDefault="006B540B" w:rsidP="006B540B">
            <w:pPr>
              <w:jc w:val="center"/>
              <w:rPr>
                <w:rFonts w:asciiTheme="minorHAnsi" w:hAnsiTheme="minorHAnsi" w:cstheme="minorHAnsi"/>
                <w:color w:val="auto"/>
                <w:sz w:val="16"/>
                <w:szCs w:val="20"/>
                <w:lang w:val="en-CA"/>
              </w:rPr>
            </w:pPr>
          </w:p>
          <w:p w14:paraId="33A5A55E"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O14Oceans_ShorelineClassKitimat_BC_1</w:t>
            </w:r>
          </w:p>
          <w:p w14:paraId="74C5E7E1" w14:textId="77777777" w:rsidR="006B540B" w:rsidRPr="006E4594" w:rsidRDefault="006B540B" w:rsidP="006B540B">
            <w:pPr>
              <w:jc w:val="center"/>
              <w:rPr>
                <w:rFonts w:asciiTheme="minorHAnsi" w:hAnsiTheme="minorHAnsi" w:cstheme="minorHAnsi"/>
                <w:color w:val="auto"/>
                <w:sz w:val="16"/>
                <w:szCs w:val="20"/>
                <w:lang w:val="en-CA"/>
              </w:rPr>
            </w:pPr>
          </w:p>
          <w:p w14:paraId="675D8FAF" w14:textId="77777777" w:rsidR="006B540B" w:rsidRPr="006E4594" w:rsidRDefault="006B540B" w:rsidP="006B540B">
            <w:pPr>
              <w:autoSpaceDE w:val="0"/>
              <w:autoSpaceDN w:val="0"/>
              <w:adjustRightInd w:val="0"/>
              <w:spacing w:before="100" w:after="100"/>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Environnement Canada - Centre national des urgences environnementales</w:t>
            </w:r>
          </w:p>
          <w:p w14:paraId="0B5E0A9D" w14:textId="77777777" w:rsidR="006B540B" w:rsidRPr="006E4594" w:rsidRDefault="006B540B" w:rsidP="006B540B">
            <w:pPr>
              <w:jc w:val="center"/>
              <w:rPr>
                <w:rFonts w:asciiTheme="minorHAnsi" w:hAnsiTheme="minorHAnsi" w:cstheme="minorHAnsi"/>
                <w:color w:val="auto"/>
                <w:sz w:val="16"/>
                <w:szCs w:val="20"/>
                <w:lang w:val="en-CA"/>
              </w:rPr>
            </w:pPr>
          </w:p>
        </w:tc>
        <w:tc>
          <w:tcPr>
            <w:tcW w:w="3689" w:type="dxa"/>
            <w:vAlign w:val="center"/>
          </w:tcPr>
          <w:p w14:paraId="7E15B706" w14:textId="1B0F5E79"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59FD576E" wp14:editId="67100B06">
                      <wp:extent cx="1959763" cy="848360"/>
                      <wp:effectExtent l="0" t="19050" r="0" b="27940"/>
                      <wp:docPr id="322" name="Groupe 322"/>
                      <wp:cNvGraphicFramePr/>
                      <a:graphic xmlns:a="http://schemas.openxmlformats.org/drawingml/2006/main">
                        <a:graphicData uri="http://schemas.microsoft.com/office/word/2010/wordprocessingGroup">
                          <wpg:wgp>
                            <wpg:cNvGrpSpPr/>
                            <wpg:grpSpPr>
                              <a:xfrm>
                                <a:off x="0" y="0"/>
                                <a:ext cx="1959763" cy="848360"/>
                                <a:chOff x="0" y="0"/>
                                <a:chExt cx="1959763" cy="848360"/>
                              </a:xfrm>
                            </wpg:grpSpPr>
                            <wpg:grpSp>
                              <wpg:cNvPr id="323" name="Groupe 323"/>
                              <wpg:cNvGrpSpPr/>
                              <wpg:grpSpPr>
                                <a:xfrm>
                                  <a:off x="0" y="0"/>
                                  <a:ext cx="1959763" cy="848360"/>
                                  <a:chOff x="0" y="0"/>
                                  <a:chExt cx="1960128" cy="848564"/>
                                </a:xfrm>
                              </wpg:grpSpPr>
                              <pic:pic xmlns:pic="http://schemas.openxmlformats.org/drawingml/2006/picture">
                                <pic:nvPicPr>
                                  <pic:cNvPr id="324" name="Image 32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325"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E32F76C" w14:textId="77777777" w:rsidR="00C90058" w:rsidRPr="00B0484E" w:rsidRDefault="00C90058"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326" name="Text Box 2"/>
                                <wps:cNvSpPr txBox="1">
                                  <a:spLocks noChangeArrowheads="1"/>
                                </wps:cNvSpPr>
                                <wps:spPr bwMode="auto">
                                  <a:xfrm>
                                    <a:off x="1309288" y="65695"/>
                                    <a:ext cx="650840" cy="350539"/>
                                  </a:xfrm>
                                  <a:prstGeom prst="rect">
                                    <a:avLst/>
                                  </a:prstGeom>
                                  <a:noFill/>
                                  <a:ln w="9525">
                                    <a:noFill/>
                                    <a:miter lim="800000"/>
                                    <a:headEnd/>
                                    <a:tailEnd/>
                                  </a:ln>
                                </wps:spPr>
                                <wps:txbx>
                                  <w:txbxContent>
                                    <w:p w14:paraId="144AC068"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s:wsp>
                                <wps:cNvPr id="327"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12C404EA" w14:textId="77777777" w:rsidR="00C90058" w:rsidRPr="000B3903" w:rsidRDefault="00C90058"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328"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04FD4227" w14:textId="77777777" w:rsidR="00C90058" w:rsidRPr="00B0484E" w:rsidRDefault="00C90058"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329"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02DF8E0A" w14:textId="77777777" w:rsidR="00C90058" w:rsidRPr="00B0484E" w:rsidRDefault="00C90058"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330"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5558CE21" w14:textId="77777777" w:rsidR="00C90058" w:rsidRPr="000B3903" w:rsidRDefault="00C90058"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59FD576E" id="Groupe 322" o:spid="_x0000_s1035" style="width:154.3pt;height:66.8pt;mso-position-horizontal-relative:char;mso-position-vertical-relative:line" coordsize="19597,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&#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">
                      <v:group id="Groupe 323" o:spid="_x0000_s1036" style="position:absolute;width:19597;height:8483" coordsize="19601,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Image 324" o:spid="_x0000_s1037"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" stroked="t" strokecolor="black [3213]">
                          <v:imagedata r:id="rId36" o:title=""/>
                          <v:path arrowok="t"/>
                        </v:shape>
                        <v:shape id="Text Box 2" o:spid="_x0000_s1038"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4E32F76C" w14:textId="77777777" w:rsidR="00C90058" w:rsidRPr="00B0484E" w:rsidRDefault="00C90058" w:rsidP="006B540B">
                                <w:pPr>
                                  <w:rPr>
                                    <w:sz w:val="20"/>
                                    <w:szCs w:val="20"/>
                                  </w:rPr>
                                </w:pPr>
                                <w:r>
                                  <w:rPr>
                                    <w:sz w:val="20"/>
                                    <w:szCs w:val="20"/>
                                  </w:rPr>
                                  <w:t xml:space="preserve">       4</w:t>
                                </w:r>
                              </w:p>
                            </w:txbxContent>
                          </v:textbox>
                        </v:shape>
                        <v:shape id="Text Box 2" o:spid="_x0000_s1039" type="#_x0000_t202" style="position:absolute;left:13092;top:656;width:650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144AC068" w14:textId="77777777" w:rsidR="00C90058" w:rsidRPr="00B0484E" w:rsidRDefault="00C90058" w:rsidP="006B540B">
                                <w:pPr>
                                  <w:rPr>
                                    <w:sz w:val="20"/>
                                    <w:szCs w:val="20"/>
                                  </w:rPr>
                                </w:pPr>
                                <w:r>
                                  <w:rPr>
                                    <w:sz w:val="20"/>
                                    <w:szCs w:val="20"/>
                                  </w:rPr>
                                  <w:t>…</w:t>
                                </w:r>
                              </w:p>
                            </w:txbxContent>
                          </v:textbox>
                        </v:shape>
                        <v:shape id="Text Box 2" o:spid="_x0000_s1040"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12C404EA" w14:textId="77777777" w:rsidR="00C90058" w:rsidRPr="000B3903" w:rsidRDefault="00C90058" w:rsidP="006B540B">
                                <w:pPr>
                                  <w:rPr>
                                    <w:sz w:val="20"/>
                                    <w:szCs w:val="20"/>
                                  </w:rPr>
                                </w:pPr>
                                <w:r>
                                  <w:rPr>
                                    <w:sz w:val="20"/>
                                    <w:szCs w:val="20"/>
                                  </w:rPr>
                                  <w:t xml:space="preserve">          1</w:t>
                                </w:r>
                              </w:p>
                            </w:txbxContent>
                          </v:textbox>
                        </v:shape>
                        <v:shape id="Text Box 2" o:spid="_x0000_s1041"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04FD4227" w14:textId="77777777" w:rsidR="00C90058" w:rsidRPr="00B0484E" w:rsidRDefault="00C90058" w:rsidP="006B540B">
                                <w:pPr>
                                  <w:rPr>
                                    <w:sz w:val="20"/>
                                    <w:szCs w:val="20"/>
                                  </w:rPr>
                                </w:pPr>
                                <w:r>
                                  <w:rPr>
                                    <w:sz w:val="20"/>
                                    <w:szCs w:val="20"/>
                                  </w:rPr>
                                  <w:t xml:space="preserve">       5</w:t>
                                </w:r>
                              </w:p>
                            </w:txbxContent>
                          </v:textbox>
                        </v:shape>
                        <v:shape id="Text Box 2" o:spid="_x0000_s1042"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02DF8E0A" w14:textId="77777777" w:rsidR="00C90058" w:rsidRPr="00B0484E" w:rsidRDefault="00C90058" w:rsidP="006B540B">
                                <w:pPr>
                                  <w:rPr>
                                    <w:sz w:val="20"/>
                                    <w:szCs w:val="20"/>
                                  </w:rPr>
                                </w:pPr>
                                <w:r>
                                  <w:rPr>
                                    <w:sz w:val="20"/>
                                    <w:szCs w:val="20"/>
                                  </w:rPr>
                                  <w:t xml:space="preserve">       2</w:t>
                                </w:r>
                              </w:p>
                            </w:txbxContent>
                          </v:textbox>
                        </v:shape>
                      </v:group>
                      <v:shape id="Text Box 2" o:spid="_x0000_s1043"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5558CE21" w14:textId="77777777" w:rsidR="00C90058" w:rsidRPr="000B3903" w:rsidRDefault="00C90058"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221B4DE7"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Objectid]</w:t>
            </w:r>
          </w:p>
          <w:p w14:paraId="0C885FFA"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Aucune identification alphanumérique</w:t>
            </w:r>
          </w:p>
        </w:tc>
      </w:tr>
      <w:tr w:rsidR="006B540B" w:rsidRPr="006E4594" w14:paraId="4FB7C0EA" w14:textId="77777777" w:rsidTr="006B540B">
        <w:trPr>
          <w:cantSplit/>
          <w:trHeight w:val="2073"/>
          <w:jc w:val="center"/>
        </w:trPr>
        <w:tc>
          <w:tcPr>
            <w:tcW w:w="3540" w:type="dxa"/>
            <w:vAlign w:val="center"/>
          </w:tcPr>
          <w:p w14:paraId="5555A7AF" w14:textId="77777777" w:rsidR="006B540B" w:rsidRPr="006E4594" w:rsidRDefault="006B540B" w:rsidP="006B540B">
            <w:pPr>
              <w:jc w:val="center"/>
              <w:rPr>
                <w:rFonts w:asciiTheme="minorHAnsi" w:hAnsiTheme="minorHAnsi" w:cstheme="minorHAnsi"/>
                <w:color w:val="auto"/>
                <w:sz w:val="16"/>
                <w:szCs w:val="20"/>
                <w:lang w:val="en-CA"/>
              </w:rPr>
            </w:pPr>
          </w:p>
          <w:p w14:paraId="520ED1F8"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Amérique du Nord</w:t>
            </w:r>
          </w:p>
          <w:p w14:paraId="1D99F86E" w14:textId="77777777" w:rsidR="006B540B" w:rsidRPr="006E4594" w:rsidRDefault="006B540B" w:rsidP="006B540B">
            <w:pPr>
              <w:jc w:val="center"/>
              <w:rPr>
                <w:rFonts w:asciiTheme="minorHAnsi" w:hAnsiTheme="minorHAnsi" w:cstheme="minorHAnsi"/>
                <w:color w:val="auto"/>
                <w:sz w:val="16"/>
                <w:szCs w:val="20"/>
                <w:lang w:val="en-CA"/>
              </w:rPr>
            </w:pPr>
          </w:p>
          <w:p w14:paraId="36DC4590" w14:textId="77777777" w:rsidR="006B540B" w:rsidRPr="006E4594" w:rsidRDefault="00D7315A" w:rsidP="006B540B">
            <w:pPr>
              <w:jc w:val="center"/>
              <w:rPr>
                <w:rFonts w:asciiTheme="minorHAnsi" w:hAnsiTheme="minorHAnsi" w:cstheme="minorHAnsi"/>
                <w:b/>
                <w:color w:val="auto"/>
                <w:sz w:val="16"/>
                <w:szCs w:val="20"/>
                <w:lang w:val="en-CA"/>
              </w:rPr>
            </w:pPr>
            <w:hyperlink r:id="rId42" w:anchor="Canada" w:history="1">
              <w:r w:rsidR="006B540B" w:rsidRPr="006E4594">
                <w:rPr>
                  <w:rStyle w:val="Lienhypertexte"/>
                  <w:rFonts w:asciiTheme="minorHAnsi" w:hAnsiTheme="minorHAnsi" w:cstheme="minorHAnsi"/>
                  <w:b/>
                  <w:color w:val="auto"/>
                  <w:sz w:val="16"/>
                  <w:szCs w:val="20"/>
                  <w:lang w:val="en-CA"/>
                </w:rPr>
                <w:t>http://response.restoration.noaa.gov/maps-and-spatial-data/download-esi-maps-and-gis-data.html#Canada</w:t>
              </w:r>
            </w:hyperlink>
          </w:p>
          <w:p w14:paraId="3B658898" w14:textId="77777777" w:rsidR="006B540B" w:rsidRPr="006E4594" w:rsidRDefault="006B540B" w:rsidP="006B540B">
            <w:pPr>
              <w:jc w:val="center"/>
              <w:rPr>
                <w:rFonts w:asciiTheme="minorHAnsi" w:hAnsiTheme="minorHAnsi" w:cstheme="minorHAnsi"/>
                <w:color w:val="auto"/>
                <w:sz w:val="16"/>
                <w:szCs w:val="20"/>
                <w:lang w:val="en-CA"/>
              </w:rPr>
            </w:pPr>
          </w:p>
          <w:p w14:paraId="4135FC8C"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ESI maps NOAA</w:t>
            </w:r>
          </w:p>
          <w:p w14:paraId="4F264BB8" w14:textId="77777777" w:rsidR="006B540B" w:rsidRPr="006E4594" w:rsidRDefault="006B540B" w:rsidP="006B540B">
            <w:pPr>
              <w:jc w:val="center"/>
              <w:rPr>
                <w:rFonts w:asciiTheme="minorHAnsi" w:hAnsiTheme="minorHAnsi" w:cstheme="minorHAnsi"/>
                <w:b/>
                <w:color w:val="auto"/>
                <w:sz w:val="16"/>
                <w:szCs w:val="20"/>
                <w:lang w:val="en-CA"/>
              </w:rPr>
            </w:pPr>
          </w:p>
        </w:tc>
        <w:tc>
          <w:tcPr>
            <w:tcW w:w="3689" w:type="dxa"/>
            <w:vAlign w:val="center"/>
          </w:tcPr>
          <w:p w14:paraId="0B33A8EA" w14:textId="63ECA4C3" w:rsidR="006B540B" w:rsidRPr="006E4594" w:rsidRDefault="006B540B" w:rsidP="006B540B">
            <w:pPr>
              <w:jc w:val="center"/>
              <w:rPr>
                <w:rFonts w:asciiTheme="minorHAnsi" w:hAnsiTheme="minorHAnsi" w:cstheme="minorHAnsi"/>
                <w:sz w:val="16"/>
                <w:szCs w:val="20"/>
                <w:lang w:val="en-CA"/>
              </w:rPr>
            </w:pPr>
          </w:p>
          <w:p w14:paraId="57E3CF08" w14:textId="0879CAA6" w:rsidR="006B540B" w:rsidRPr="006E4594" w:rsidRDefault="006B540B" w:rsidP="006B540B">
            <w:pPr>
              <w:jc w:val="center"/>
              <w:rPr>
                <w:rFonts w:asciiTheme="minorHAnsi" w:hAnsiTheme="minorHAnsi" w:cstheme="minorHAnsi"/>
                <w:sz w:val="16"/>
                <w:szCs w:val="20"/>
                <w:lang w:val="en-CA"/>
              </w:rPr>
            </w:pPr>
            <w:r w:rsidRPr="006E4594">
              <w:rPr>
                <w:rFonts w:asciiTheme="minorHAnsi" w:hAnsiTheme="minorHAnsi" w:cstheme="minorHAnsi"/>
                <w:noProof/>
                <w:sz w:val="16"/>
                <w:szCs w:val="20"/>
                <w:lang w:val="en-CA" w:eastAsia="en-CA"/>
              </w:rPr>
              <mc:AlternateContent>
                <mc:Choice Requires="wpg">
                  <w:drawing>
                    <wp:inline distT="0" distB="0" distL="0" distR="0" wp14:anchorId="6D83CCE1" wp14:editId="7457BC8F">
                      <wp:extent cx="1967017" cy="848360"/>
                      <wp:effectExtent l="0" t="19050" r="0" b="27940"/>
                      <wp:docPr id="302" name="Groupe 302"/>
                      <wp:cNvGraphicFramePr/>
                      <a:graphic xmlns:a="http://schemas.openxmlformats.org/drawingml/2006/main">
                        <a:graphicData uri="http://schemas.microsoft.com/office/word/2010/wordprocessingGroup">
                          <wpg:wgp>
                            <wpg:cNvGrpSpPr/>
                            <wpg:grpSpPr>
                              <a:xfrm>
                                <a:off x="0" y="0"/>
                                <a:ext cx="1967017" cy="848360"/>
                                <a:chOff x="0" y="0"/>
                                <a:chExt cx="1967017" cy="848360"/>
                              </a:xfrm>
                            </wpg:grpSpPr>
                            <wpg:grpSp>
                              <wpg:cNvPr id="301" name="Groupe 301"/>
                              <wpg:cNvGrpSpPr/>
                              <wpg:grpSpPr>
                                <a:xfrm>
                                  <a:off x="0" y="0"/>
                                  <a:ext cx="1967017" cy="848360"/>
                                  <a:chOff x="0" y="0"/>
                                  <a:chExt cx="1967384" cy="848564"/>
                                </a:xfrm>
                              </wpg:grpSpPr>
                              <pic:pic xmlns:pic="http://schemas.openxmlformats.org/drawingml/2006/picture">
                                <pic:nvPicPr>
                                  <pic:cNvPr id="293" name="Image 29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26771" y="0"/>
                                    <a:ext cx="1411834" cy="848564"/>
                                  </a:xfrm>
                                  <a:prstGeom prst="rect">
                                    <a:avLst/>
                                  </a:prstGeom>
                                  <a:noFill/>
                                  <a:ln>
                                    <a:solidFill>
                                      <a:schemeClr val="tx1"/>
                                    </a:solidFill>
                                  </a:ln>
                                </pic:spPr>
                              </pic:pic>
                              <wps:wsp>
                                <wps:cNvPr id="290" name="Text Box 2"/>
                                <wps:cNvSpPr txBox="1">
                                  <a:spLocks noChangeArrowheads="1"/>
                                </wps:cNvSpPr>
                                <wps:spPr bwMode="auto">
                                  <a:xfrm>
                                    <a:off x="665683" y="226772"/>
                                    <a:ext cx="650875" cy="350520"/>
                                  </a:xfrm>
                                  <a:prstGeom prst="rect">
                                    <a:avLst/>
                                  </a:prstGeom>
                                  <a:noFill/>
                                  <a:ln w="9525">
                                    <a:noFill/>
                                    <a:miter lim="800000"/>
                                    <a:headEnd/>
                                    <a:tailEnd/>
                                  </a:ln>
                                </wps:spPr>
                                <wps:txbx>
                                  <w:txbxContent>
                                    <w:p w14:paraId="4AE8A02E" w14:textId="77777777" w:rsidR="00C90058" w:rsidRPr="00B0484E" w:rsidRDefault="00C90058" w:rsidP="006B540B">
                                      <w:pPr>
                                        <w:rPr>
                                          <w:sz w:val="20"/>
                                          <w:szCs w:val="20"/>
                                        </w:rPr>
                                      </w:pPr>
                                      <w:r>
                                        <w:rPr>
                                          <w:sz w:val="20"/>
                                          <w:szCs w:val="20"/>
                                        </w:rPr>
                                        <w:t xml:space="preserve">       4</w:t>
                                      </w:r>
                                    </w:p>
                                  </w:txbxContent>
                                </wps:txbx>
                                <wps:bodyPr rot="0" vert="horz" wrap="square" lIns="91440" tIns="45720" rIns="91440" bIns="45720" anchor="t" anchorCtr="0">
                                  <a:noAutofit/>
                                </wps:bodyPr>
                              </wps:wsp>
                              <wps:wsp>
                                <wps:cNvPr id="291" name="Text Box 2"/>
                                <wps:cNvSpPr txBox="1">
                                  <a:spLocks noChangeArrowheads="1"/>
                                </wps:cNvSpPr>
                                <wps:spPr bwMode="auto">
                                  <a:xfrm>
                                    <a:off x="1316544" y="91403"/>
                                    <a:ext cx="650840" cy="350539"/>
                                  </a:xfrm>
                                  <a:prstGeom prst="rect">
                                    <a:avLst/>
                                  </a:prstGeom>
                                  <a:noFill/>
                                  <a:ln w="9525">
                                    <a:noFill/>
                                    <a:miter lim="800000"/>
                                    <a:headEnd/>
                                    <a:tailEnd/>
                                  </a:ln>
                                </wps:spPr>
                                <wps:txbx>
                                  <w:txbxContent>
                                    <w:p w14:paraId="5955ED89" w14:textId="77777777" w:rsidR="00C90058" w:rsidRPr="00B0484E" w:rsidRDefault="00C90058" w:rsidP="006B540B">
                                      <w:pPr>
                                        <w:rPr>
                                          <w:sz w:val="20"/>
                                          <w:szCs w:val="20"/>
                                        </w:rPr>
                                      </w:pPr>
                                      <w:r>
                                        <w:rPr>
                                          <w:sz w:val="20"/>
                                          <w:szCs w:val="20"/>
                                        </w:rPr>
                                        <w:t>…</w:t>
                                      </w:r>
                                    </w:p>
                                  </w:txbxContent>
                                </wps:txbx>
                                <wps:bodyPr rot="0" vert="horz" wrap="square" lIns="91440" tIns="45720" rIns="91440" bIns="45720" anchor="t" anchorCtr="0">
                                  <a:noAutofit/>
                                </wps:bodyPr>
                              </wps:wsp>
                              <wps:wsp>
                                <wps:cNvPr id="292" name="Text Box 2"/>
                                <wps:cNvSpPr txBox="1">
                                  <a:spLocks noChangeArrowheads="1"/>
                                </wps:cNvSpPr>
                                <wps:spPr bwMode="auto">
                                  <a:xfrm>
                                    <a:off x="0" y="292608"/>
                                    <a:ext cx="650875" cy="401320"/>
                                  </a:xfrm>
                                  <a:prstGeom prst="rect">
                                    <a:avLst/>
                                  </a:prstGeom>
                                  <a:noFill/>
                                  <a:ln w="9525">
                                    <a:noFill/>
                                    <a:miter lim="800000"/>
                                    <a:headEnd/>
                                    <a:tailEnd/>
                                  </a:ln>
                                </wps:spPr>
                                <wps:txbx>
                                  <w:txbxContent>
                                    <w:p w14:paraId="50867F07" w14:textId="77777777" w:rsidR="00C90058" w:rsidRPr="000B3903" w:rsidRDefault="00C90058" w:rsidP="006B540B">
                                      <w:pPr>
                                        <w:rPr>
                                          <w:sz w:val="20"/>
                                          <w:szCs w:val="20"/>
                                        </w:rPr>
                                      </w:pPr>
                                      <w:r>
                                        <w:rPr>
                                          <w:sz w:val="20"/>
                                          <w:szCs w:val="20"/>
                                        </w:rPr>
                                        <w:t xml:space="preserve">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928815" y="160904"/>
                                    <a:ext cx="650875" cy="350520"/>
                                  </a:xfrm>
                                  <a:prstGeom prst="rect">
                                    <a:avLst/>
                                  </a:prstGeom>
                                  <a:noFill/>
                                  <a:ln w="9525">
                                    <a:noFill/>
                                    <a:miter lim="800000"/>
                                    <a:headEnd/>
                                    <a:tailEnd/>
                                  </a:ln>
                                </wps:spPr>
                                <wps:txbx>
                                  <w:txbxContent>
                                    <w:p w14:paraId="52C41CB6" w14:textId="77777777" w:rsidR="00C90058" w:rsidRPr="00B0484E" w:rsidRDefault="00C90058" w:rsidP="006B540B">
                                      <w:pPr>
                                        <w:rPr>
                                          <w:sz w:val="20"/>
                                          <w:szCs w:val="20"/>
                                        </w:rPr>
                                      </w:pPr>
                                      <w:r>
                                        <w:rPr>
                                          <w:sz w:val="20"/>
                                          <w:szCs w:val="20"/>
                                        </w:rPr>
                                        <w:t xml:space="preserve">       5</w:t>
                                      </w:r>
                                    </w:p>
                                  </w:txbxContent>
                                </wps:txbx>
                                <wps:bodyPr rot="0" vert="horz" wrap="square" lIns="91440" tIns="45720" rIns="91440" bIns="45720" anchor="t" anchorCtr="0">
                                  <a:noAutofit/>
                                </wps:bodyPr>
                              </wps:wsp>
                              <wps:wsp>
                                <wps:cNvPr id="295" name="Text Box 2"/>
                                <wps:cNvSpPr txBox="1">
                                  <a:spLocks noChangeArrowheads="1"/>
                                </wps:cNvSpPr>
                                <wps:spPr bwMode="auto">
                                  <a:xfrm>
                                    <a:off x="285293" y="314554"/>
                                    <a:ext cx="650875" cy="350520"/>
                                  </a:xfrm>
                                  <a:prstGeom prst="rect">
                                    <a:avLst/>
                                  </a:prstGeom>
                                  <a:noFill/>
                                  <a:ln w="9525">
                                    <a:noFill/>
                                    <a:miter lim="800000"/>
                                    <a:headEnd/>
                                    <a:tailEnd/>
                                  </a:ln>
                                </wps:spPr>
                                <wps:txbx>
                                  <w:txbxContent>
                                    <w:p w14:paraId="488E64E8" w14:textId="77777777" w:rsidR="00C90058" w:rsidRPr="00B0484E" w:rsidRDefault="00C90058" w:rsidP="006B540B">
                                      <w:pPr>
                                        <w:rPr>
                                          <w:sz w:val="20"/>
                                          <w:szCs w:val="20"/>
                                        </w:rPr>
                                      </w:pPr>
                                      <w:r>
                                        <w:rPr>
                                          <w:sz w:val="20"/>
                                          <w:szCs w:val="20"/>
                                        </w:rPr>
                                        <w:t xml:space="preserve">       2</w:t>
                                      </w:r>
                                    </w:p>
                                  </w:txbxContent>
                                </wps:txbx>
                                <wps:bodyPr rot="0" vert="horz" wrap="square" lIns="91440" tIns="45720" rIns="91440" bIns="45720" anchor="t" anchorCtr="0">
                                  <a:noAutofit/>
                                </wps:bodyPr>
                              </wps:wsp>
                            </wpg:grpSp>
                            <wps:wsp>
                              <wps:cNvPr id="289" name="Text Box 2"/>
                              <wps:cNvSpPr txBox="1">
                                <a:spLocks noChangeArrowheads="1"/>
                              </wps:cNvSpPr>
                              <wps:spPr bwMode="auto">
                                <a:xfrm>
                                  <a:off x="431597" y="277977"/>
                                  <a:ext cx="650875" cy="350520"/>
                                </a:xfrm>
                                <a:prstGeom prst="rect">
                                  <a:avLst/>
                                </a:prstGeom>
                                <a:noFill/>
                                <a:ln w="9525">
                                  <a:noFill/>
                                  <a:miter lim="800000"/>
                                  <a:headEnd/>
                                  <a:tailEnd/>
                                </a:ln>
                              </wps:spPr>
                              <wps:txbx>
                                <w:txbxContent>
                                  <w:p w14:paraId="19C1FC9D" w14:textId="77777777" w:rsidR="00C90058" w:rsidRPr="000B3903" w:rsidRDefault="00C90058" w:rsidP="006B540B">
                                    <w:pPr>
                                      <w:rPr>
                                        <w:sz w:val="20"/>
                                        <w:szCs w:val="20"/>
                                      </w:rPr>
                                    </w:pPr>
                                    <w:r>
                                      <w:rPr>
                                        <w:sz w:val="20"/>
                                        <w:szCs w:val="20"/>
                                      </w:rPr>
                                      <w:t xml:space="preserve">        3</w:t>
                                    </w:r>
                                  </w:p>
                                </w:txbxContent>
                              </wps:txbx>
                              <wps:bodyPr rot="0" vert="horz" wrap="square" lIns="91440" tIns="45720" rIns="91440" bIns="45720" anchor="t" anchorCtr="0">
                                <a:noAutofit/>
                              </wps:bodyPr>
                            </wps:wsp>
                          </wpg:wgp>
                        </a:graphicData>
                      </a:graphic>
                    </wp:inline>
                  </w:drawing>
                </mc:Choice>
                <mc:Fallback>
                  <w:pict>
                    <v:group w14:anchorId="6D83CCE1" id="Groupe 302" o:spid="_x0000_s1044" style="width:154.9pt;height:66.8pt;mso-position-horizontal-relative:char;mso-position-vertical-relative:line" coordsize="19670,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">
                      <v:group id="Groupe 301" o:spid="_x0000_s1045" style="position:absolute;width:19670;height:8483" coordsize="19673,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Image 293" o:spid="_x0000_s1046" type="#_x0000_t75" style="position:absolute;left:2267;width:14119;height:8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" stroked="t" strokecolor="black [3213]">
                          <v:imagedata r:id="rId36" o:title=""/>
                          <v:path arrowok="t"/>
                        </v:shape>
                        <v:shape id="Text Box 2" o:spid="_x0000_s1047" type="#_x0000_t202" style="position:absolute;left:6656;top:2267;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4AE8A02E" w14:textId="77777777" w:rsidR="00C90058" w:rsidRPr="00B0484E" w:rsidRDefault="00C90058" w:rsidP="006B540B">
                                <w:pPr>
                                  <w:rPr>
                                    <w:sz w:val="20"/>
                                    <w:szCs w:val="20"/>
                                  </w:rPr>
                                </w:pPr>
                                <w:r>
                                  <w:rPr>
                                    <w:sz w:val="20"/>
                                    <w:szCs w:val="20"/>
                                  </w:rPr>
                                  <w:t xml:space="preserve">       4</w:t>
                                </w:r>
                              </w:p>
                            </w:txbxContent>
                          </v:textbox>
                        </v:shape>
                        <v:shape id="Text Box 2" o:spid="_x0000_s1048" type="#_x0000_t202" style="position:absolute;left:13165;top:914;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5955ED89" w14:textId="77777777" w:rsidR="00C90058" w:rsidRPr="00B0484E" w:rsidRDefault="00C90058" w:rsidP="006B540B">
                                <w:pPr>
                                  <w:rPr>
                                    <w:sz w:val="20"/>
                                    <w:szCs w:val="20"/>
                                  </w:rPr>
                                </w:pPr>
                                <w:r>
                                  <w:rPr>
                                    <w:sz w:val="20"/>
                                    <w:szCs w:val="20"/>
                                  </w:rPr>
                                  <w:t>…</w:t>
                                </w:r>
                              </w:p>
                            </w:txbxContent>
                          </v:textbox>
                        </v:shape>
                        <v:shape id="Text Box 2" o:spid="_x0000_s1049" type="#_x0000_t202" style="position:absolute;top:2926;width:6508;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50867F07" w14:textId="77777777" w:rsidR="00C90058" w:rsidRPr="000B3903" w:rsidRDefault="00C90058" w:rsidP="006B540B">
                                <w:pPr>
                                  <w:rPr>
                                    <w:sz w:val="20"/>
                                    <w:szCs w:val="20"/>
                                  </w:rPr>
                                </w:pPr>
                                <w:r>
                                  <w:rPr>
                                    <w:sz w:val="20"/>
                                    <w:szCs w:val="20"/>
                                  </w:rPr>
                                  <w:t xml:space="preserve">          1</w:t>
                                </w:r>
                              </w:p>
                            </w:txbxContent>
                          </v:textbox>
                        </v:shape>
                        <v:shape id="Text Box 2" o:spid="_x0000_s1050" type="#_x0000_t202" style="position:absolute;left:9288;top:1609;width:650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52C41CB6" w14:textId="77777777" w:rsidR="00C90058" w:rsidRPr="00B0484E" w:rsidRDefault="00C90058" w:rsidP="006B540B">
                                <w:pPr>
                                  <w:rPr>
                                    <w:sz w:val="20"/>
                                    <w:szCs w:val="20"/>
                                  </w:rPr>
                                </w:pPr>
                                <w:r>
                                  <w:rPr>
                                    <w:sz w:val="20"/>
                                    <w:szCs w:val="20"/>
                                  </w:rPr>
                                  <w:t xml:space="preserve">       5</w:t>
                                </w:r>
                              </w:p>
                            </w:txbxContent>
                          </v:textbox>
                        </v:shape>
                        <v:shape id="Text Box 2" o:spid="_x0000_s1051" type="#_x0000_t202" style="position:absolute;left:2852;top:3145;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88E64E8" w14:textId="77777777" w:rsidR="00C90058" w:rsidRPr="00B0484E" w:rsidRDefault="00C90058" w:rsidP="006B540B">
                                <w:pPr>
                                  <w:rPr>
                                    <w:sz w:val="20"/>
                                    <w:szCs w:val="20"/>
                                  </w:rPr>
                                </w:pPr>
                                <w:r>
                                  <w:rPr>
                                    <w:sz w:val="20"/>
                                    <w:szCs w:val="20"/>
                                  </w:rPr>
                                  <w:t xml:space="preserve">       2</w:t>
                                </w:r>
                              </w:p>
                            </w:txbxContent>
                          </v:textbox>
                        </v:shape>
                      </v:group>
                      <v:shape id="Text Box 2" o:spid="_x0000_s1052" type="#_x0000_t202" style="position:absolute;left:4315;top:2779;width:650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9C1FC9D" w14:textId="77777777" w:rsidR="00C90058" w:rsidRPr="000B3903" w:rsidRDefault="00C90058" w:rsidP="006B540B">
                              <w:pPr>
                                <w:rPr>
                                  <w:sz w:val="20"/>
                                  <w:szCs w:val="20"/>
                                </w:rPr>
                              </w:pPr>
                              <w:r>
                                <w:rPr>
                                  <w:sz w:val="20"/>
                                  <w:szCs w:val="20"/>
                                </w:rPr>
                                <w:t xml:space="preserve">        3</w:t>
                              </w:r>
                            </w:p>
                          </w:txbxContent>
                        </v:textbox>
                      </v:shape>
                      <w10:anchorlock/>
                    </v:group>
                  </w:pict>
                </mc:Fallback>
              </mc:AlternateContent>
            </w:r>
          </w:p>
        </w:tc>
        <w:tc>
          <w:tcPr>
            <w:tcW w:w="3114" w:type="dxa"/>
            <w:vAlign w:val="center"/>
          </w:tcPr>
          <w:p w14:paraId="598A3E52"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[Champs : Objectid]</w:t>
            </w:r>
          </w:p>
          <w:p w14:paraId="2785B684" w14:textId="77777777" w:rsidR="006B540B" w:rsidRPr="006E4594" w:rsidRDefault="006B540B" w:rsidP="006B540B">
            <w:pPr>
              <w:jc w:val="center"/>
              <w:rPr>
                <w:rFonts w:asciiTheme="minorHAnsi" w:hAnsiTheme="minorHAnsi" w:cstheme="minorHAnsi"/>
                <w:color w:val="auto"/>
                <w:sz w:val="16"/>
                <w:szCs w:val="20"/>
                <w:lang w:val="en-CA"/>
              </w:rPr>
            </w:pPr>
            <w:r w:rsidRPr="006E4594">
              <w:rPr>
                <w:rFonts w:asciiTheme="minorHAnsi" w:hAnsiTheme="minorHAnsi" w:cstheme="minorHAnsi"/>
                <w:color w:val="auto"/>
                <w:sz w:val="16"/>
                <w:szCs w:val="20"/>
                <w:lang w:val="en-CA"/>
              </w:rPr>
              <w:t>Selon les PDF visionnés et le shapefile ESIL représentant les rives de San Francisco Bay, il ne semble pas y avoir de codes alphanumériques attribués aux segments.</w:t>
            </w:r>
          </w:p>
        </w:tc>
      </w:tr>
    </w:tbl>
    <w:p w14:paraId="445F2D3B" w14:textId="25FA2AE1" w:rsidR="006B540B" w:rsidRPr="006E4594" w:rsidRDefault="006B540B" w:rsidP="003573E6">
      <w:pPr>
        <w:pStyle w:val="Source"/>
        <w:rPr>
          <w:noProof w:val="0"/>
        </w:rPr>
      </w:pPr>
      <w:r w:rsidRPr="006E4594">
        <w:rPr>
          <w:noProof w:val="0"/>
        </w:rPr>
        <w:t>Source : Laurent Saint-Arnaud (2015). « Appendix_NamingConvention_LSA-TableauLabel.docx »</w:t>
      </w:r>
    </w:p>
    <w:p w14:paraId="52B03302" w14:textId="77777777" w:rsidR="00577FD3" w:rsidRPr="006E4594" w:rsidRDefault="00577FD3" w:rsidP="00577FD3">
      <w:pPr>
        <w:rPr>
          <w:rFonts w:asciiTheme="minorHAnsi" w:hAnsiTheme="minorHAnsi" w:cstheme="minorHAnsi"/>
          <w:lang w:val="en-CA"/>
        </w:rPr>
      </w:pPr>
    </w:p>
    <w:p w14:paraId="348E4FAA" w14:textId="177F56B0" w:rsidR="009B32BD" w:rsidRPr="006E4594" w:rsidRDefault="009B32BD">
      <w:pPr>
        <w:rPr>
          <w:rFonts w:asciiTheme="minorHAnsi" w:hAnsiTheme="minorHAnsi" w:cstheme="minorHAnsi"/>
          <w:color w:val="auto"/>
          <w:lang w:val="en-CA"/>
        </w:rPr>
      </w:pPr>
      <w:r w:rsidRPr="006E4594">
        <w:rPr>
          <w:rFonts w:asciiTheme="minorHAnsi" w:hAnsiTheme="minorHAnsi" w:cstheme="minorHAnsi"/>
          <w:color w:val="auto"/>
          <w:lang w:val="en-CA"/>
        </w:rPr>
        <w:t>Tableau page suivante : il s’agit du document « ShorelineClassification_DataIdentifierComparison_NamingConvention.xlsx » ici  Z:\SensitivityMapping\ShorelineData\DOC\ShorelineClassification</w:t>
      </w:r>
    </w:p>
    <w:p w14:paraId="7F484C74" w14:textId="36FF7BB5" w:rsidR="009B32BD" w:rsidRPr="006E4594" w:rsidRDefault="00581543">
      <w:pPr>
        <w:rPr>
          <w:rFonts w:asciiTheme="minorHAnsi" w:hAnsiTheme="minorHAnsi" w:cstheme="minorHAnsi"/>
          <w:color w:val="auto"/>
          <w:lang w:val="en-CA"/>
        </w:rPr>
      </w:pPr>
      <w:r w:rsidRPr="006E4594">
        <w:rPr>
          <w:rFonts w:asciiTheme="minorHAnsi" w:hAnsiTheme="minorHAnsi" w:cstheme="minorHAnsi"/>
          <w:color w:val="auto"/>
          <w:lang w:val="en-CA"/>
        </w:rPr>
        <w:t>(Ce document a été archivé)</w:t>
      </w:r>
    </w:p>
    <w:p w14:paraId="7BFFBD0B" w14:textId="77777777" w:rsidR="00CF5C8F" w:rsidRPr="006E4594" w:rsidRDefault="00CF5C8F">
      <w:pPr>
        <w:rPr>
          <w:rFonts w:asciiTheme="minorHAnsi" w:hAnsiTheme="minorHAnsi" w:cstheme="minorHAnsi"/>
          <w:color w:val="auto"/>
          <w:lang w:val="en-CA"/>
        </w:rPr>
      </w:pPr>
      <w:r w:rsidRPr="006E4594">
        <w:rPr>
          <w:rFonts w:asciiTheme="minorHAnsi" w:hAnsiTheme="minorHAnsi" w:cstheme="minorHAnsi"/>
          <w:color w:val="auto"/>
          <w:lang w:val="en-CA"/>
        </w:rPr>
        <w:br w:type="page"/>
      </w:r>
    </w:p>
    <w:p w14:paraId="0674AB11" w14:textId="77777777" w:rsidR="00581543" w:rsidRPr="006E4594" w:rsidRDefault="00581543" w:rsidP="006A1EC2">
      <w:pPr>
        <w:rPr>
          <w:rFonts w:asciiTheme="minorHAnsi" w:hAnsiTheme="minorHAnsi" w:cstheme="minorHAnsi"/>
          <w:color w:val="auto"/>
          <w:lang w:val="en-CA"/>
        </w:rPr>
      </w:pPr>
    </w:p>
    <w:p w14:paraId="62414337" w14:textId="6958AEFE" w:rsidR="003573E6" w:rsidRPr="006E4594" w:rsidRDefault="003B1764" w:rsidP="003573E6">
      <w:pPr>
        <w:pStyle w:val="Lgende"/>
        <w:keepNext/>
        <w:jc w:val="center"/>
        <w:rPr>
          <w:lang w:val="en-CA"/>
        </w:rPr>
      </w:pPr>
      <w:r w:rsidRPr="006E4594">
        <w:rPr>
          <w:lang w:val="en-CA"/>
        </w:rPr>
        <w:t>Table</w:t>
      </w:r>
      <w:r w:rsidR="003573E6" w:rsidRPr="006E4594">
        <w:rPr>
          <w:lang w:val="en-CA"/>
        </w:rPr>
        <w:t xml:space="preserve"> </w:t>
      </w:r>
      <w:r w:rsidR="003573E6" w:rsidRPr="006E4594">
        <w:rPr>
          <w:lang w:val="en-CA"/>
        </w:rPr>
        <w:fldChar w:fldCharType="begin"/>
      </w:r>
      <w:r w:rsidR="003573E6" w:rsidRPr="006E4594">
        <w:rPr>
          <w:lang w:val="en-CA"/>
        </w:rPr>
        <w:instrText xml:space="preserve"> SEQ Tableau \* ARABIC </w:instrText>
      </w:r>
      <w:r w:rsidR="003573E6" w:rsidRPr="006E4594">
        <w:rPr>
          <w:lang w:val="en-CA"/>
        </w:rPr>
        <w:fldChar w:fldCharType="separate"/>
      </w:r>
      <w:r w:rsidR="003573E6" w:rsidRPr="006E4594">
        <w:rPr>
          <w:lang w:val="en-CA"/>
        </w:rPr>
        <w:t>2</w:t>
      </w:r>
      <w:r w:rsidR="003573E6" w:rsidRPr="006E4594">
        <w:rPr>
          <w:lang w:val="en-CA"/>
        </w:rPr>
        <w:fldChar w:fldCharType="end"/>
      </w:r>
      <w:r w:rsidR="003573E6" w:rsidRPr="006E4594">
        <w:rPr>
          <w:lang w:val="en-CA"/>
        </w:rPr>
        <w:t>. Segmentation exemples</w:t>
      </w:r>
    </w:p>
    <w:tbl>
      <w:tblPr>
        <w:tblW w:w="5455" w:type="pct"/>
        <w:tblLayout w:type="fixed"/>
        <w:tblCellMar>
          <w:left w:w="70" w:type="dxa"/>
          <w:right w:w="70" w:type="dxa"/>
        </w:tblCellMar>
        <w:tblLook w:val="04A0" w:firstRow="1" w:lastRow="0" w:firstColumn="1" w:lastColumn="0" w:noHBand="0" w:noVBand="1"/>
      </w:tblPr>
      <w:tblGrid>
        <w:gridCol w:w="2560"/>
        <w:gridCol w:w="909"/>
        <w:gridCol w:w="4226"/>
        <w:gridCol w:w="1663"/>
        <w:gridCol w:w="1511"/>
      </w:tblGrid>
      <w:tr w:rsidR="003573E6" w:rsidRPr="006E4594" w14:paraId="533E1C65" w14:textId="77777777" w:rsidTr="003573E6">
        <w:trPr>
          <w:cantSplit/>
          <w:trHeight w:val="252"/>
          <w:tblHeader/>
        </w:trPr>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73B6A"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Shoreline Classifcation (Name)</w:t>
            </w:r>
          </w:p>
        </w:tc>
        <w:tc>
          <w:tcPr>
            <w:tcW w:w="418" w:type="pct"/>
            <w:tcBorders>
              <w:top w:val="single" w:sz="4" w:space="0" w:color="auto"/>
              <w:left w:val="nil"/>
              <w:bottom w:val="single" w:sz="4" w:space="0" w:color="auto"/>
              <w:right w:val="single" w:sz="4" w:space="0" w:color="auto"/>
            </w:tcBorders>
            <w:shd w:val="clear" w:color="auto" w:fill="auto"/>
            <w:noWrap/>
            <w:vAlign w:val="center"/>
            <w:hideMark/>
          </w:tcPr>
          <w:p w14:paraId="64FF3755"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Owner</w:t>
            </w:r>
          </w:p>
        </w:tc>
        <w:tc>
          <w:tcPr>
            <w:tcW w:w="1944" w:type="pct"/>
            <w:tcBorders>
              <w:top w:val="single" w:sz="4" w:space="0" w:color="auto"/>
              <w:left w:val="nil"/>
              <w:bottom w:val="single" w:sz="4" w:space="0" w:color="auto"/>
              <w:right w:val="single" w:sz="4" w:space="0" w:color="auto"/>
            </w:tcBorders>
            <w:shd w:val="clear" w:color="auto" w:fill="auto"/>
            <w:noWrap/>
            <w:vAlign w:val="center"/>
            <w:hideMark/>
          </w:tcPr>
          <w:p w14:paraId="2DFAB250"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Segment ID Type</w:t>
            </w:r>
          </w:p>
        </w:tc>
        <w:tc>
          <w:tcPr>
            <w:tcW w:w="765" w:type="pct"/>
            <w:tcBorders>
              <w:top w:val="single" w:sz="4" w:space="0" w:color="auto"/>
              <w:left w:val="nil"/>
              <w:bottom w:val="single" w:sz="4" w:space="0" w:color="auto"/>
              <w:right w:val="single" w:sz="4" w:space="0" w:color="auto"/>
            </w:tcBorders>
            <w:shd w:val="clear" w:color="auto" w:fill="auto"/>
            <w:vAlign w:val="center"/>
            <w:hideMark/>
          </w:tcPr>
          <w:p w14:paraId="05977943" w14:textId="77777777" w:rsidR="009B32BD" w:rsidRPr="006E4594" w:rsidRDefault="009B32BD" w:rsidP="003573E6">
            <w:pPr>
              <w:spacing w:after="0" w:line="240" w:lineRule="auto"/>
              <w:jc w:val="center"/>
              <w:rPr>
                <w:rFonts w:ascii="Calibri" w:eastAsia="Times New Roman" w:hAnsi="Calibri" w:cs="Calibri"/>
                <w:b/>
                <w:bCs/>
                <w:color w:val="000000"/>
                <w:sz w:val="16"/>
                <w:szCs w:val="20"/>
                <w:lang w:val="en-CA"/>
              </w:rPr>
            </w:pPr>
            <w:r w:rsidRPr="006E4594">
              <w:rPr>
                <w:rFonts w:ascii="Calibri" w:eastAsia="Times New Roman" w:hAnsi="Calibri" w:cs="Calibri"/>
                <w:b/>
                <w:bCs/>
                <w:color w:val="000000"/>
                <w:sz w:val="16"/>
                <w:szCs w:val="20"/>
                <w:lang w:val="en-CA"/>
              </w:rPr>
              <w:t>Creation Year</w:t>
            </w:r>
            <w:r w:rsidRPr="006E4594">
              <w:rPr>
                <w:rFonts w:ascii="Calibri" w:eastAsia="Times New Roman" w:hAnsi="Calibri" w:cs="Calibri"/>
                <w:b/>
                <w:bCs/>
                <w:color w:val="000000"/>
                <w:sz w:val="16"/>
                <w:szCs w:val="20"/>
                <w:lang w:val="en-CA"/>
              </w:rPr>
              <w:br/>
              <w:t>(year of overflight)</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1F13BCC9" w14:textId="77777777" w:rsidR="009B32BD" w:rsidRPr="006E4594" w:rsidRDefault="009B32BD" w:rsidP="003573E6">
            <w:pPr>
              <w:spacing w:after="0" w:line="240" w:lineRule="auto"/>
              <w:jc w:val="center"/>
              <w:rPr>
                <w:rFonts w:ascii="Calibri" w:eastAsia="Times New Roman" w:hAnsi="Calibri" w:cs="Calibri"/>
                <w:b/>
                <w:bCs/>
                <w:color w:val="000000"/>
                <w:sz w:val="14"/>
                <w:szCs w:val="20"/>
                <w:lang w:val="en-CA"/>
              </w:rPr>
            </w:pPr>
            <w:r w:rsidRPr="006E4594">
              <w:rPr>
                <w:rFonts w:ascii="Calibri" w:eastAsia="Times New Roman" w:hAnsi="Calibri" w:cs="Calibri"/>
                <w:b/>
                <w:bCs/>
                <w:color w:val="000000"/>
                <w:sz w:val="14"/>
                <w:szCs w:val="20"/>
                <w:lang w:val="en-CA"/>
              </w:rPr>
              <w:t>Update Available (Date)</w:t>
            </w:r>
          </w:p>
        </w:tc>
      </w:tr>
      <w:tr w:rsidR="003573E6" w:rsidRPr="006E4594" w14:paraId="5B612E52" w14:textId="77777777" w:rsidTr="003573E6">
        <w:trPr>
          <w:trHeight w:val="752"/>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0D4436F"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ShorelineClassification_AR_EC_20150707</w:t>
            </w:r>
          </w:p>
        </w:tc>
        <w:tc>
          <w:tcPr>
            <w:tcW w:w="418" w:type="pct"/>
            <w:tcBorders>
              <w:top w:val="nil"/>
              <w:left w:val="nil"/>
              <w:bottom w:val="single" w:sz="4" w:space="0" w:color="auto"/>
              <w:right w:val="single" w:sz="4" w:space="0" w:color="auto"/>
            </w:tcBorders>
            <w:shd w:val="clear" w:color="auto" w:fill="auto"/>
            <w:noWrap/>
            <w:vAlign w:val="center"/>
            <w:hideMark/>
          </w:tcPr>
          <w:p w14:paraId="3A2BACA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388B466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Unclear what the letters (2) stand for… there seems to be no relation with administrative separations as f</w:t>
            </w:r>
            <w:del w:id="253" w:author="Boulianne,Vincent (ECCC)" w:date="2021-09-27T14:50:00Z">
              <w:r w:rsidRPr="006E4594" w:rsidDel="00EF49F5">
                <w:rPr>
                  <w:rFonts w:ascii="Calibri Light" w:eastAsia="Times New Roman" w:hAnsi="Calibri Light" w:cs="Calibri Light"/>
                  <w:color w:val="000000"/>
                  <w:sz w:val="14"/>
                  <w:szCs w:val="20"/>
                  <w:lang w:val="en-CA"/>
                </w:rPr>
                <w:delText>o</w:delText>
              </w:r>
            </w:del>
            <w:r w:rsidRPr="006E4594">
              <w:rPr>
                <w:rFonts w:ascii="Calibri Light" w:eastAsia="Times New Roman" w:hAnsi="Calibri Light" w:cs="Calibri Light"/>
                <w:color w:val="000000"/>
                <w:sz w:val="14"/>
                <w:szCs w:val="20"/>
                <w:lang w:val="en-CA"/>
              </w:rPr>
              <w:t>or ON or QC data.</w:t>
            </w:r>
          </w:p>
        </w:tc>
        <w:tc>
          <w:tcPr>
            <w:tcW w:w="765" w:type="pct"/>
            <w:tcBorders>
              <w:top w:val="nil"/>
              <w:left w:val="nil"/>
              <w:bottom w:val="single" w:sz="4" w:space="0" w:color="auto"/>
              <w:right w:val="single" w:sz="4" w:space="0" w:color="auto"/>
            </w:tcBorders>
            <w:shd w:val="clear" w:color="auto" w:fill="auto"/>
            <w:noWrap/>
            <w:vAlign w:val="center"/>
            <w:hideMark/>
          </w:tcPr>
          <w:p w14:paraId="5218BF0C" w14:textId="6F7531F8"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vAlign w:val="center"/>
            <w:hideMark/>
          </w:tcPr>
          <w:p w14:paraId="1A66233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Maybe</w:t>
            </w:r>
            <w:r w:rsidRPr="006E4594">
              <w:rPr>
                <w:rFonts w:ascii="Calibri Light" w:eastAsia="Times New Roman" w:hAnsi="Calibri Light" w:cs="Calibri Light"/>
                <w:color w:val="000000"/>
                <w:sz w:val="14"/>
                <w:szCs w:val="20"/>
                <w:lang w:val="en-CA"/>
              </w:rPr>
              <w:br/>
              <w:t>(2016) | Potential overflight by Jason Duffe team?</w:t>
            </w:r>
          </w:p>
        </w:tc>
      </w:tr>
      <w:tr w:rsidR="003573E6" w:rsidRPr="006E4594" w14:paraId="07578835" w14:textId="77777777" w:rsidTr="003573E6">
        <w:trPr>
          <w:trHeight w:val="3769"/>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3A3AF4FA"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ShorelineClassification_BC_GovBC_20150708 | SHRUNT_LN_line | WHSE_ENVIRONMENTAL_MONITORING_SHZN_SHORE_UNIT_CLASS_LINES_SV</w:t>
            </w:r>
          </w:p>
        </w:tc>
        <w:tc>
          <w:tcPr>
            <w:tcW w:w="418" w:type="pct"/>
            <w:tcBorders>
              <w:top w:val="nil"/>
              <w:left w:val="nil"/>
              <w:bottom w:val="single" w:sz="4" w:space="0" w:color="auto"/>
              <w:right w:val="single" w:sz="4" w:space="0" w:color="auto"/>
            </w:tcBorders>
            <w:shd w:val="clear" w:color="auto" w:fill="auto"/>
            <w:noWrap/>
            <w:vAlign w:val="center"/>
            <w:hideMark/>
          </w:tcPr>
          <w:p w14:paraId="02D4F7F6"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Gov BC</w:t>
            </w:r>
          </w:p>
        </w:tc>
        <w:tc>
          <w:tcPr>
            <w:tcW w:w="1944" w:type="pct"/>
            <w:tcBorders>
              <w:top w:val="nil"/>
              <w:left w:val="nil"/>
              <w:bottom w:val="single" w:sz="4" w:space="0" w:color="auto"/>
              <w:right w:val="single" w:sz="4" w:space="0" w:color="auto"/>
            </w:tcBorders>
            <w:shd w:val="clear" w:color="auto" w:fill="auto"/>
            <w:vAlign w:val="center"/>
            <w:hideMark/>
          </w:tcPr>
          <w:p w14:paraId="3F394360"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b/>
                <w:bCs/>
                <w:i/>
                <w:iCs/>
                <w:color w:val="000000"/>
                <w:sz w:val="14"/>
                <w:szCs w:val="20"/>
                <w:lang w:val="en-CA"/>
              </w:rPr>
              <w:t>PHYIDENT</w:t>
            </w:r>
            <w:r w:rsidRPr="006E4594">
              <w:rPr>
                <w:rFonts w:ascii="Calibri Light" w:eastAsia="Times New Roman" w:hAnsi="Calibri Light" w:cs="Calibri Light"/>
                <w:b/>
                <w:bCs/>
                <w:color w:val="000000"/>
                <w:sz w:val="14"/>
                <w:szCs w:val="20"/>
                <w:lang w:val="en-CA"/>
              </w:rPr>
              <w:t xml:space="preserve"> is a 13-character slash-delimited (/) concatenation of the shoreunits REGION (13), SECTION, UNIT and SUBUNIT that uniquely identifies the shoreunit for use in the shorezone mapping system</w:t>
            </w:r>
            <w:r w:rsidRPr="006E4594">
              <w:rPr>
                <w:rFonts w:ascii="Calibri Light" w:eastAsia="Times New Roman" w:hAnsi="Calibri Light" w:cs="Calibri Light"/>
                <w:color w:val="000000"/>
                <w:sz w:val="14"/>
                <w:szCs w:val="20"/>
                <w:lang w:val="en-CA"/>
              </w:rPr>
              <w:t>, e.g., 01/02/0345/01.</w:t>
            </w:r>
            <w:r w:rsidRPr="006E4594">
              <w:rPr>
                <w:rFonts w:ascii="Calibri Light" w:eastAsia="Times New Roman" w:hAnsi="Calibri Light" w:cs="Calibri Light"/>
                <w:color w:val="000000"/>
                <w:sz w:val="14"/>
                <w:szCs w:val="20"/>
                <w:lang w:val="en-CA"/>
              </w:rPr>
              <w:br/>
              <w:t>These are unique numbers assigned to a particular region, and section used for administrative purposes.</w:t>
            </w:r>
            <w:r w:rsidRPr="006E4594">
              <w:rPr>
                <w:rFonts w:ascii="Calibri Light" w:eastAsia="Times New Roman" w:hAnsi="Calibri Light" w:cs="Calibri Light"/>
                <w:color w:val="000000"/>
                <w:sz w:val="14"/>
                <w:szCs w:val="20"/>
                <w:lang w:val="en-CA"/>
              </w:rPr>
              <w:br/>
              <w:t>UNIT is a number assigned to the primary unit of measure in the shorezone coverage. This main subdivision of a SECTION forms the "along-shore" physical unit. There are a maximum of 9,999 UNITS within a SECTION.</w:t>
            </w:r>
            <w:r w:rsidRPr="006E4594">
              <w:rPr>
                <w:rFonts w:ascii="Calibri Light" w:eastAsia="Times New Roman" w:hAnsi="Calibri Light" w:cs="Calibri Light"/>
                <w:color w:val="000000"/>
                <w:sz w:val="14"/>
                <w:szCs w:val="20"/>
                <w:lang w:val="en-CA"/>
              </w:rPr>
              <w:br/>
              <w:t>SUBUNIT is a number used to show the across-shore component of the shoreline. In the PHYIDENT, the SUBUNIT portion is at the end of the phyident and typically has a leading "0". A subunit of 00 signifies a homogeneous unit while subunits identified with 01, 02, etc. signify variants or anomalies in the unit, usually features that have only a short alongshore length, e.g., 0,1,2.</w:t>
            </w:r>
            <w:r w:rsidRPr="006E4594">
              <w:rPr>
                <w:rFonts w:ascii="Calibri Light" w:eastAsia="Times New Roman" w:hAnsi="Calibri Light" w:cs="Calibri Light"/>
                <w:color w:val="000000"/>
                <w:sz w:val="14"/>
                <w:szCs w:val="20"/>
                <w:lang w:val="en-CA"/>
              </w:rPr>
              <w:br/>
            </w:r>
            <w:r w:rsidRPr="006E4594">
              <w:rPr>
                <w:rFonts w:ascii="Calibri Light" w:eastAsia="Times New Roman" w:hAnsi="Calibri Light" w:cs="Calibri Light"/>
                <w:color w:val="000000"/>
                <w:sz w:val="14"/>
                <w:szCs w:val="20"/>
                <w:lang w:val="en-CA"/>
              </w:rPr>
              <w:br/>
              <w:t>PROJECT CODE is a unique three-to-six letter acronym code assigned to a particular very large administrative project area in the province of BC. Project codes are used for administrative purposes for the identification and grouping of regions and sections, e.g., WCVI (for West Coast Vancouver Island), MIDC (for MidCoast).</w:t>
            </w:r>
          </w:p>
        </w:tc>
        <w:tc>
          <w:tcPr>
            <w:tcW w:w="765" w:type="pct"/>
            <w:tcBorders>
              <w:top w:val="nil"/>
              <w:left w:val="nil"/>
              <w:bottom w:val="single" w:sz="4" w:space="0" w:color="auto"/>
              <w:right w:val="single" w:sz="4" w:space="0" w:color="auto"/>
            </w:tcBorders>
            <w:shd w:val="clear" w:color="auto" w:fill="auto"/>
            <w:noWrap/>
            <w:vAlign w:val="center"/>
            <w:hideMark/>
          </w:tcPr>
          <w:p w14:paraId="12DA9DC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1991-1996</w:t>
            </w:r>
          </w:p>
        </w:tc>
        <w:tc>
          <w:tcPr>
            <w:tcW w:w="695" w:type="pct"/>
            <w:tcBorders>
              <w:top w:val="nil"/>
              <w:left w:val="nil"/>
              <w:bottom w:val="single" w:sz="4" w:space="0" w:color="auto"/>
              <w:right w:val="single" w:sz="4" w:space="0" w:color="auto"/>
            </w:tcBorders>
            <w:shd w:val="clear" w:color="auto" w:fill="auto"/>
            <w:vAlign w:val="center"/>
            <w:hideMark/>
          </w:tcPr>
          <w:p w14:paraId="67E2EAD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(2014) | SHRUNT_LN_line from BC's data catalogue seem to hold the latest version of Shore Zone's BC Shoreline - ID information found from this layer.</w:t>
            </w:r>
          </w:p>
        </w:tc>
      </w:tr>
      <w:tr w:rsidR="003573E6" w:rsidRPr="006E4594" w14:paraId="7E2FBAE3" w14:textId="77777777" w:rsidTr="003573E6">
        <w:trPr>
          <w:trHeight w:val="548"/>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4110DC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ShorelineClassKitimat_BC_2015</w:t>
            </w:r>
          </w:p>
        </w:tc>
        <w:tc>
          <w:tcPr>
            <w:tcW w:w="418" w:type="pct"/>
            <w:tcBorders>
              <w:top w:val="nil"/>
              <w:left w:val="nil"/>
              <w:bottom w:val="single" w:sz="4" w:space="0" w:color="auto"/>
              <w:right w:val="single" w:sz="4" w:space="0" w:color="auto"/>
            </w:tcBorders>
            <w:shd w:val="clear" w:color="auto" w:fill="auto"/>
            <w:noWrap/>
            <w:vAlign w:val="center"/>
            <w:hideMark/>
          </w:tcPr>
          <w:p w14:paraId="5D4A71CB"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0BFC652C"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CC1F617"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2013-2015</w:t>
            </w:r>
          </w:p>
        </w:tc>
        <w:tc>
          <w:tcPr>
            <w:tcW w:w="695" w:type="pct"/>
            <w:tcBorders>
              <w:top w:val="nil"/>
              <w:left w:val="nil"/>
              <w:bottom w:val="single" w:sz="4" w:space="0" w:color="auto"/>
              <w:right w:val="single" w:sz="4" w:space="0" w:color="auto"/>
            </w:tcBorders>
            <w:shd w:val="clear" w:color="auto" w:fill="auto"/>
            <w:vAlign w:val="center"/>
            <w:hideMark/>
          </w:tcPr>
          <w:p w14:paraId="680AB788"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(2018) | See BurrardInlet_LCC_Final_20180531</w:t>
            </w:r>
            <w:r w:rsidRPr="006E4594">
              <w:rPr>
                <w:rFonts w:ascii="Calibri Light" w:eastAsia="Times New Roman" w:hAnsi="Calibri Light" w:cs="Calibri Light"/>
                <w:color w:val="000000"/>
                <w:sz w:val="14"/>
                <w:szCs w:val="20"/>
                <w:lang w:val="en-CA"/>
              </w:rPr>
              <w:br/>
              <w:t>(unknown) | See Kitimat_HaidaGwaii_LCC</w:t>
            </w:r>
          </w:p>
        </w:tc>
      </w:tr>
      <w:tr w:rsidR="003573E6" w:rsidRPr="006E4594" w14:paraId="74508DF9" w14:textId="77777777" w:rsidTr="003573E6">
        <w:trPr>
          <w:trHeight w:val="1615"/>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821988B"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ShorelineClassification_ON_EC_20150706 | OntarioShorelineSegmentation</w:t>
            </w:r>
          </w:p>
        </w:tc>
        <w:tc>
          <w:tcPr>
            <w:tcW w:w="418" w:type="pct"/>
            <w:tcBorders>
              <w:top w:val="nil"/>
              <w:left w:val="nil"/>
              <w:bottom w:val="single" w:sz="4" w:space="0" w:color="auto"/>
              <w:right w:val="single" w:sz="4" w:space="0" w:color="auto"/>
            </w:tcBorders>
            <w:shd w:val="clear" w:color="auto" w:fill="auto"/>
            <w:noWrap/>
            <w:vAlign w:val="center"/>
            <w:hideMark/>
          </w:tcPr>
          <w:p w14:paraId="0BE5CC9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09E56F68" w14:textId="7E0AD8C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 xml:space="preserve">1- </w:t>
            </w:r>
            <w:r w:rsidRPr="006E4594">
              <w:rPr>
                <w:rFonts w:ascii="Calibri Light" w:eastAsia="Times New Roman" w:hAnsi="Calibri Light" w:cs="Calibri Light"/>
                <w:color w:val="000000"/>
                <w:sz w:val="14"/>
                <w:szCs w:val="20"/>
                <w:u w:val="single"/>
                <w:lang w:val="en-CA"/>
              </w:rPr>
              <w:t>Seems like</w:t>
            </w:r>
            <w:r w:rsidRPr="006E4594">
              <w:rPr>
                <w:rFonts w:ascii="Calibri Light" w:eastAsia="Times New Roman" w:hAnsi="Calibri Light" w:cs="Calibri Light"/>
                <w:color w:val="000000"/>
                <w:sz w:val="14"/>
                <w:szCs w:val="20"/>
                <w:lang w:val="en-CA"/>
              </w:rPr>
              <w:t xml:space="preserve"> (i.e. based on comparative research) first letters ID the hydrological area (e.g. GB = Georgian Bay; HH = Hamilton Harbour, SLR = Saint-Lawrence River).</w:t>
            </w:r>
            <w:r w:rsidRPr="006E4594">
              <w:rPr>
                <w:rFonts w:ascii="Calibri Light" w:eastAsia="Times New Roman" w:hAnsi="Calibri Light" w:cs="Calibri Light"/>
                <w:color w:val="000000"/>
                <w:sz w:val="14"/>
                <w:szCs w:val="20"/>
                <w:lang w:val="en-CA"/>
              </w:rPr>
              <w:br/>
              <w:t>If the land is separated (e.g. island) there is a second/third set of letters (e.g. GB-BADI = Badgeley Island).</w:t>
            </w:r>
            <w:r w:rsidRPr="006E4594">
              <w:rPr>
                <w:rFonts w:ascii="Calibri Light" w:eastAsia="Times New Roman" w:hAnsi="Calibri Light" w:cs="Calibri Light"/>
                <w:color w:val="000000"/>
                <w:sz w:val="14"/>
                <w:szCs w:val="20"/>
                <w:lang w:val="en-CA"/>
              </w:rPr>
              <w:br/>
              <w:t>Exceptions for some areas where first letters represent administrative division (e.g. LAN = Lancaster).</w:t>
            </w:r>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41EF9A02" w14:textId="012C04EC"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1FF42588" w14:textId="10C57A20"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71714E84" w14:textId="77777777" w:rsidTr="003573E6">
        <w:trPr>
          <w:trHeight w:val="276"/>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516372CE"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ShorelineClassification_QC_EC_20160812 | O14Oceans_ShorelineClass_QC_l</w:t>
            </w:r>
          </w:p>
        </w:tc>
        <w:tc>
          <w:tcPr>
            <w:tcW w:w="418" w:type="pct"/>
            <w:tcBorders>
              <w:top w:val="nil"/>
              <w:left w:val="nil"/>
              <w:bottom w:val="single" w:sz="4" w:space="0" w:color="auto"/>
              <w:right w:val="single" w:sz="4" w:space="0" w:color="auto"/>
            </w:tcBorders>
            <w:shd w:val="clear" w:color="auto" w:fill="auto"/>
            <w:noWrap/>
            <w:vAlign w:val="center"/>
            <w:hideMark/>
          </w:tcPr>
          <w:p w14:paraId="6F3831A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vAlign w:val="center"/>
            <w:hideMark/>
          </w:tcPr>
          <w:p w14:paraId="59D5FEA7" w14:textId="02EACD6F"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1- Letter ID that may be a reference to the an administrative separation (e.g. ANM = Sainte-Anne-des-Monts, MSP = Mont-Saint-Pierre…);</w:t>
            </w:r>
            <w:r w:rsidRPr="006E4594">
              <w:rPr>
                <w:rFonts w:ascii="Calibri Light" w:eastAsia="Times New Roman" w:hAnsi="Calibri Light" w:cs="Calibri Light"/>
                <w:color w:val="000000"/>
                <w:sz w:val="14"/>
                <w:szCs w:val="20"/>
                <w:lang w:val="en-CA"/>
              </w:rPr>
              <w:br/>
              <w:t>2- Numbers complete the unique ID (starting at 01).</w:t>
            </w:r>
          </w:p>
        </w:tc>
        <w:tc>
          <w:tcPr>
            <w:tcW w:w="765" w:type="pct"/>
            <w:tcBorders>
              <w:top w:val="nil"/>
              <w:left w:val="nil"/>
              <w:bottom w:val="single" w:sz="4" w:space="0" w:color="auto"/>
              <w:right w:val="single" w:sz="4" w:space="0" w:color="auto"/>
            </w:tcBorders>
            <w:shd w:val="clear" w:color="auto" w:fill="auto"/>
            <w:noWrap/>
            <w:vAlign w:val="center"/>
            <w:hideMark/>
          </w:tcPr>
          <w:p w14:paraId="019739FE" w14:textId="04D7D5F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21987947" w14:textId="6737E3C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2C49971"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2DE0C5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BurrardInlet_LCC_Final_20180531</w:t>
            </w:r>
          </w:p>
        </w:tc>
        <w:tc>
          <w:tcPr>
            <w:tcW w:w="418" w:type="pct"/>
            <w:tcBorders>
              <w:top w:val="nil"/>
              <w:left w:val="nil"/>
              <w:bottom w:val="single" w:sz="4" w:space="0" w:color="auto"/>
              <w:right w:val="single" w:sz="4" w:space="0" w:color="auto"/>
            </w:tcBorders>
            <w:shd w:val="clear" w:color="auto" w:fill="auto"/>
            <w:noWrap/>
            <w:vAlign w:val="center"/>
            <w:hideMark/>
          </w:tcPr>
          <w:p w14:paraId="3B8D04F5"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2C03F52F" w14:textId="662ADC6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2EE1DF2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2017</w:t>
            </w:r>
          </w:p>
        </w:tc>
        <w:tc>
          <w:tcPr>
            <w:tcW w:w="695" w:type="pct"/>
            <w:tcBorders>
              <w:top w:val="nil"/>
              <w:left w:val="nil"/>
              <w:bottom w:val="single" w:sz="4" w:space="0" w:color="auto"/>
              <w:right w:val="single" w:sz="4" w:space="0" w:color="auto"/>
            </w:tcBorders>
            <w:shd w:val="clear" w:color="auto" w:fill="auto"/>
            <w:noWrap/>
            <w:vAlign w:val="center"/>
            <w:hideMark/>
          </w:tcPr>
          <w:p w14:paraId="2A3B5F52" w14:textId="1555754B"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7CB02E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B3F56ED"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Kitimat_HaidaGwaii_LCC</w:t>
            </w:r>
          </w:p>
        </w:tc>
        <w:tc>
          <w:tcPr>
            <w:tcW w:w="418" w:type="pct"/>
            <w:tcBorders>
              <w:top w:val="nil"/>
              <w:left w:val="nil"/>
              <w:bottom w:val="single" w:sz="4" w:space="0" w:color="auto"/>
              <w:right w:val="single" w:sz="4" w:space="0" w:color="auto"/>
            </w:tcBorders>
            <w:shd w:val="clear" w:color="auto" w:fill="auto"/>
            <w:noWrap/>
            <w:vAlign w:val="center"/>
            <w:hideMark/>
          </w:tcPr>
          <w:p w14:paraId="17F67188"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646E210E"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6FF70E3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2015</w:t>
            </w:r>
          </w:p>
        </w:tc>
        <w:tc>
          <w:tcPr>
            <w:tcW w:w="695" w:type="pct"/>
            <w:tcBorders>
              <w:top w:val="nil"/>
              <w:left w:val="nil"/>
              <w:bottom w:val="single" w:sz="4" w:space="0" w:color="auto"/>
              <w:right w:val="single" w:sz="4" w:space="0" w:color="auto"/>
            </w:tcBorders>
            <w:shd w:val="clear" w:color="auto" w:fill="auto"/>
            <w:noWrap/>
            <w:vAlign w:val="center"/>
            <w:hideMark/>
          </w:tcPr>
          <w:p w14:paraId="73E87485" w14:textId="0A8181FC"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3EC80672"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023C64F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O14Oceans_ShorelineClass_NO_1_Edited20170424</w:t>
            </w:r>
          </w:p>
        </w:tc>
        <w:tc>
          <w:tcPr>
            <w:tcW w:w="418" w:type="pct"/>
            <w:tcBorders>
              <w:top w:val="nil"/>
              <w:left w:val="nil"/>
              <w:bottom w:val="single" w:sz="4" w:space="0" w:color="auto"/>
              <w:right w:val="single" w:sz="4" w:space="0" w:color="auto"/>
            </w:tcBorders>
            <w:shd w:val="clear" w:color="auto" w:fill="auto"/>
            <w:noWrap/>
            <w:vAlign w:val="center"/>
            <w:hideMark/>
          </w:tcPr>
          <w:p w14:paraId="61FA1EE9"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5380BFEA"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D4F5AB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2010-2014</w:t>
            </w:r>
          </w:p>
        </w:tc>
        <w:tc>
          <w:tcPr>
            <w:tcW w:w="695" w:type="pct"/>
            <w:tcBorders>
              <w:top w:val="nil"/>
              <w:left w:val="nil"/>
              <w:bottom w:val="single" w:sz="4" w:space="0" w:color="auto"/>
              <w:right w:val="single" w:sz="4" w:space="0" w:color="auto"/>
            </w:tcBorders>
            <w:shd w:val="clear" w:color="auto" w:fill="auto"/>
            <w:vAlign w:val="center"/>
            <w:hideMark/>
          </w:tcPr>
          <w:p w14:paraId="3858B943"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Yes</w:t>
            </w:r>
            <w:r w:rsidRPr="006E4594">
              <w:rPr>
                <w:rFonts w:ascii="Calibri Light" w:eastAsia="Times New Roman" w:hAnsi="Calibri Light" w:cs="Calibri Light"/>
                <w:color w:val="000000"/>
                <w:sz w:val="14"/>
                <w:szCs w:val="20"/>
                <w:lang w:val="en-CA"/>
              </w:rPr>
              <w:br/>
              <w:t>(2015-2016) | Nunavik overflown by Jason Duffe team</w:t>
            </w:r>
          </w:p>
        </w:tc>
      </w:tr>
      <w:tr w:rsidR="003573E6" w:rsidRPr="006E4594" w14:paraId="6C75371F"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1AAC2BB8"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Queen Charlotte Straight</w:t>
            </w:r>
          </w:p>
        </w:tc>
        <w:tc>
          <w:tcPr>
            <w:tcW w:w="418" w:type="pct"/>
            <w:tcBorders>
              <w:top w:val="nil"/>
              <w:left w:val="nil"/>
              <w:bottom w:val="single" w:sz="4" w:space="0" w:color="auto"/>
              <w:right w:val="single" w:sz="4" w:space="0" w:color="auto"/>
            </w:tcBorders>
            <w:shd w:val="clear" w:color="auto" w:fill="auto"/>
            <w:noWrap/>
            <w:vAlign w:val="center"/>
            <w:hideMark/>
          </w:tcPr>
          <w:p w14:paraId="5A15DF53"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ECCC</w:t>
            </w:r>
          </w:p>
        </w:tc>
        <w:tc>
          <w:tcPr>
            <w:tcW w:w="1944" w:type="pct"/>
            <w:tcBorders>
              <w:top w:val="nil"/>
              <w:left w:val="nil"/>
              <w:bottom w:val="single" w:sz="4" w:space="0" w:color="auto"/>
              <w:right w:val="single" w:sz="4" w:space="0" w:color="auto"/>
            </w:tcBorders>
            <w:shd w:val="clear" w:color="auto" w:fill="auto"/>
            <w:noWrap/>
            <w:vAlign w:val="center"/>
            <w:hideMark/>
          </w:tcPr>
          <w:p w14:paraId="142556CF" w14:textId="25645BD1"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c>
          <w:tcPr>
            <w:tcW w:w="765" w:type="pct"/>
            <w:tcBorders>
              <w:top w:val="nil"/>
              <w:left w:val="nil"/>
              <w:bottom w:val="single" w:sz="4" w:space="0" w:color="auto"/>
              <w:right w:val="single" w:sz="4" w:space="0" w:color="auto"/>
            </w:tcBorders>
            <w:shd w:val="clear" w:color="auto" w:fill="auto"/>
            <w:noWrap/>
            <w:vAlign w:val="center"/>
            <w:hideMark/>
          </w:tcPr>
          <w:p w14:paraId="77800D0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2018</w:t>
            </w:r>
          </w:p>
        </w:tc>
        <w:tc>
          <w:tcPr>
            <w:tcW w:w="695" w:type="pct"/>
            <w:tcBorders>
              <w:top w:val="nil"/>
              <w:left w:val="nil"/>
              <w:bottom w:val="single" w:sz="4" w:space="0" w:color="auto"/>
              <w:right w:val="single" w:sz="4" w:space="0" w:color="auto"/>
            </w:tcBorders>
            <w:shd w:val="clear" w:color="auto" w:fill="auto"/>
            <w:noWrap/>
            <w:vAlign w:val="center"/>
            <w:hideMark/>
          </w:tcPr>
          <w:p w14:paraId="067FB5FC" w14:textId="16232E68"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C310DB8" w14:textId="77777777" w:rsidTr="003573E6">
        <w:trPr>
          <w:trHeight w:val="511"/>
        </w:trPr>
        <w:tc>
          <w:tcPr>
            <w:tcW w:w="1178" w:type="pct"/>
            <w:tcBorders>
              <w:top w:val="nil"/>
              <w:left w:val="single" w:sz="4" w:space="0" w:color="auto"/>
              <w:bottom w:val="single" w:sz="4" w:space="0" w:color="auto"/>
              <w:right w:val="single" w:sz="4" w:space="0" w:color="auto"/>
            </w:tcBorders>
            <w:shd w:val="clear" w:color="auto" w:fill="auto"/>
            <w:vAlign w:val="center"/>
            <w:hideMark/>
          </w:tcPr>
          <w:p w14:paraId="67D09167"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Régions Hydrographiques</w:t>
            </w:r>
            <w:r w:rsidRPr="006E4594">
              <w:rPr>
                <w:rFonts w:ascii="Calibri Light" w:eastAsia="Times New Roman" w:hAnsi="Calibri Light" w:cs="Calibri Light"/>
                <w:color w:val="000000"/>
                <w:sz w:val="16"/>
                <w:szCs w:val="20"/>
                <w:lang w:val="en-CA"/>
              </w:rPr>
              <w:br/>
            </w:r>
            <w:r w:rsidRPr="006E4594">
              <w:rPr>
                <w:rFonts w:ascii="Calibri Light" w:eastAsia="Times New Roman" w:hAnsi="Calibri Light" w:cs="Calibri Light"/>
                <w:color w:val="000000"/>
                <w:sz w:val="16"/>
                <w:szCs w:val="20"/>
                <w:lang w:val="en-CA"/>
              </w:rPr>
              <w:br/>
              <w:t>(Il existe 16 régions, les ZIP sont téléchargés dans le dossier ShorelineData, mais seul un fichier a été décompressé puisqu'ils sont très lourds.)</w:t>
            </w:r>
          </w:p>
        </w:tc>
        <w:tc>
          <w:tcPr>
            <w:tcW w:w="418" w:type="pct"/>
            <w:tcBorders>
              <w:top w:val="nil"/>
              <w:left w:val="nil"/>
              <w:bottom w:val="single" w:sz="4" w:space="0" w:color="auto"/>
              <w:right w:val="single" w:sz="4" w:space="0" w:color="auto"/>
            </w:tcBorders>
            <w:shd w:val="clear" w:color="auto" w:fill="auto"/>
            <w:noWrap/>
            <w:vAlign w:val="center"/>
            <w:hideMark/>
          </w:tcPr>
          <w:p w14:paraId="4767010C"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MERN</w:t>
            </w:r>
          </w:p>
        </w:tc>
        <w:tc>
          <w:tcPr>
            <w:tcW w:w="1944" w:type="pct"/>
            <w:tcBorders>
              <w:top w:val="nil"/>
              <w:left w:val="nil"/>
              <w:bottom w:val="single" w:sz="4" w:space="0" w:color="auto"/>
              <w:right w:val="single" w:sz="4" w:space="0" w:color="auto"/>
            </w:tcBorders>
            <w:shd w:val="clear" w:color="auto" w:fill="auto"/>
            <w:vAlign w:val="center"/>
            <w:hideMark/>
          </w:tcPr>
          <w:p w14:paraId="55A00106"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Alphanumerical</w:t>
            </w:r>
            <w:r w:rsidRPr="006E4594">
              <w:rPr>
                <w:rFonts w:ascii="Calibri Light" w:eastAsia="Times New Roman" w:hAnsi="Calibri Light" w:cs="Calibri Light"/>
                <w:color w:val="000000"/>
                <w:sz w:val="14"/>
                <w:szCs w:val="20"/>
                <w:lang w:val="en-CA"/>
              </w:rPr>
              <w:br/>
              <w:t>Seems like a random ID system (e.g. f34ece8472d14acbb27dcd8a0979de50)</w:t>
            </w:r>
          </w:p>
        </w:tc>
        <w:tc>
          <w:tcPr>
            <w:tcW w:w="765" w:type="pct"/>
            <w:tcBorders>
              <w:top w:val="nil"/>
              <w:left w:val="nil"/>
              <w:bottom w:val="single" w:sz="4" w:space="0" w:color="auto"/>
              <w:right w:val="single" w:sz="4" w:space="0" w:color="auto"/>
            </w:tcBorders>
            <w:shd w:val="clear" w:color="auto" w:fill="auto"/>
            <w:noWrap/>
            <w:vAlign w:val="center"/>
            <w:hideMark/>
          </w:tcPr>
          <w:p w14:paraId="765430F2"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(Date Source) 2006</w:t>
            </w:r>
          </w:p>
        </w:tc>
        <w:tc>
          <w:tcPr>
            <w:tcW w:w="695" w:type="pct"/>
            <w:tcBorders>
              <w:top w:val="nil"/>
              <w:left w:val="nil"/>
              <w:bottom w:val="single" w:sz="4" w:space="0" w:color="auto"/>
              <w:right w:val="single" w:sz="4" w:space="0" w:color="auto"/>
            </w:tcBorders>
            <w:shd w:val="clear" w:color="auto" w:fill="auto"/>
            <w:noWrap/>
            <w:vAlign w:val="center"/>
            <w:hideMark/>
          </w:tcPr>
          <w:p w14:paraId="16E6B817"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(Mise-à-jour) 2017</w:t>
            </w:r>
          </w:p>
        </w:tc>
      </w:tr>
      <w:tr w:rsidR="003573E6" w:rsidRPr="006E4594" w14:paraId="56FD52FE"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70E80AA2" w14:textId="77777777" w:rsidR="009B32BD" w:rsidRPr="006E4594" w:rsidRDefault="009B32BD" w:rsidP="003573E6">
            <w:pPr>
              <w:spacing w:after="0" w:line="240" w:lineRule="auto"/>
              <w:jc w:val="center"/>
              <w:rPr>
                <w:rFonts w:ascii="Calibri Light" w:eastAsia="Times New Roman" w:hAnsi="Calibri Light" w:cs="Calibri Light"/>
                <w:color w:val="000000"/>
                <w:sz w:val="16"/>
                <w:szCs w:val="20"/>
                <w:lang w:val="en-CA"/>
              </w:rPr>
            </w:pPr>
            <w:r w:rsidRPr="006E4594">
              <w:rPr>
                <w:rFonts w:ascii="Calibri Light" w:eastAsia="Times New Roman" w:hAnsi="Calibri Light" w:cs="Calibri Light"/>
                <w:color w:val="000000"/>
                <w:sz w:val="16"/>
                <w:szCs w:val="20"/>
                <w:lang w:val="en-CA"/>
              </w:rPr>
              <w:t>bcmca_eco_physical_coastalclasses_marxan_data</w:t>
            </w:r>
          </w:p>
        </w:tc>
        <w:tc>
          <w:tcPr>
            <w:tcW w:w="418" w:type="pct"/>
            <w:tcBorders>
              <w:top w:val="nil"/>
              <w:left w:val="nil"/>
              <w:bottom w:val="single" w:sz="4" w:space="0" w:color="auto"/>
              <w:right w:val="single" w:sz="4" w:space="0" w:color="auto"/>
            </w:tcBorders>
            <w:shd w:val="clear" w:color="auto" w:fill="auto"/>
            <w:noWrap/>
            <w:vAlign w:val="center"/>
            <w:hideMark/>
          </w:tcPr>
          <w:p w14:paraId="10ECCAF0"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BCMCA</w:t>
            </w:r>
          </w:p>
        </w:tc>
        <w:tc>
          <w:tcPr>
            <w:tcW w:w="1944" w:type="pct"/>
            <w:tcBorders>
              <w:top w:val="nil"/>
              <w:left w:val="nil"/>
              <w:bottom w:val="single" w:sz="4" w:space="0" w:color="auto"/>
              <w:right w:val="single" w:sz="4" w:space="0" w:color="auto"/>
            </w:tcBorders>
            <w:shd w:val="clear" w:color="auto" w:fill="auto"/>
            <w:noWrap/>
            <w:vAlign w:val="center"/>
            <w:hideMark/>
          </w:tcPr>
          <w:p w14:paraId="673203D2"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Numerical</w:t>
            </w:r>
          </w:p>
        </w:tc>
        <w:tc>
          <w:tcPr>
            <w:tcW w:w="765" w:type="pct"/>
            <w:tcBorders>
              <w:top w:val="nil"/>
              <w:left w:val="nil"/>
              <w:bottom w:val="single" w:sz="4" w:space="0" w:color="auto"/>
              <w:right w:val="single" w:sz="4" w:space="0" w:color="auto"/>
            </w:tcBorders>
            <w:shd w:val="clear" w:color="auto" w:fill="auto"/>
            <w:noWrap/>
            <w:vAlign w:val="center"/>
            <w:hideMark/>
          </w:tcPr>
          <w:p w14:paraId="04C976B2" w14:textId="5EB7F836"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p>
        </w:tc>
        <w:tc>
          <w:tcPr>
            <w:tcW w:w="695" w:type="pct"/>
            <w:tcBorders>
              <w:top w:val="nil"/>
              <w:left w:val="nil"/>
              <w:bottom w:val="single" w:sz="4" w:space="0" w:color="auto"/>
              <w:right w:val="single" w:sz="4" w:space="0" w:color="auto"/>
            </w:tcBorders>
            <w:shd w:val="clear" w:color="auto" w:fill="auto"/>
            <w:noWrap/>
            <w:vAlign w:val="center"/>
            <w:hideMark/>
          </w:tcPr>
          <w:p w14:paraId="3FDB3141" w14:textId="52BA24CE"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26913396" w14:textId="77777777" w:rsidTr="003573E6">
        <w:trPr>
          <w:trHeight w:val="29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4F65C5F2" w14:textId="77777777" w:rsidR="009B32BD" w:rsidRPr="006E4594" w:rsidRDefault="009B32BD" w:rsidP="003573E6">
            <w:pPr>
              <w:spacing w:after="0" w:line="240" w:lineRule="auto"/>
              <w:jc w:val="center"/>
              <w:rPr>
                <w:rFonts w:ascii="Arial Unicode MS" w:eastAsia="Times New Roman" w:hAnsi="Arial Unicode MS" w:cs="Calibri"/>
                <w:color w:val="000000"/>
                <w:sz w:val="16"/>
                <w:szCs w:val="20"/>
                <w:lang w:val="en-CA"/>
              </w:rPr>
            </w:pPr>
            <w:r w:rsidRPr="006E4594">
              <w:rPr>
                <w:rFonts w:ascii="Arial Unicode MS" w:eastAsia="Times New Roman" w:hAnsi="Arial Unicode MS" w:cs="Calibri"/>
                <w:color w:val="000000"/>
                <w:sz w:val="16"/>
                <w:szCs w:val="20"/>
                <w:lang w:val="en-CA"/>
              </w:rPr>
              <w:t>Lake_Simcoe_Shoreline.gdb</w:t>
            </w:r>
          </w:p>
        </w:tc>
        <w:tc>
          <w:tcPr>
            <w:tcW w:w="418" w:type="pct"/>
            <w:tcBorders>
              <w:top w:val="nil"/>
              <w:left w:val="nil"/>
              <w:bottom w:val="single" w:sz="4" w:space="0" w:color="auto"/>
              <w:right w:val="single" w:sz="4" w:space="0" w:color="auto"/>
            </w:tcBorders>
            <w:shd w:val="clear" w:color="auto" w:fill="auto"/>
            <w:noWrap/>
            <w:vAlign w:val="center"/>
            <w:hideMark/>
          </w:tcPr>
          <w:p w14:paraId="0E67AF6E"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Ontario MNRF</w:t>
            </w:r>
          </w:p>
        </w:tc>
        <w:tc>
          <w:tcPr>
            <w:tcW w:w="1944" w:type="pct"/>
            <w:tcBorders>
              <w:top w:val="nil"/>
              <w:left w:val="nil"/>
              <w:bottom w:val="single" w:sz="4" w:space="0" w:color="auto"/>
              <w:right w:val="single" w:sz="4" w:space="0" w:color="auto"/>
            </w:tcBorders>
            <w:shd w:val="clear" w:color="auto" w:fill="auto"/>
            <w:noWrap/>
            <w:vAlign w:val="center"/>
            <w:hideMark/>
          </w:tcPr>
          <w:p w14:paraId="3AC1D29F" w14:textId="77777777"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r w:rsidRPr="006E4594">
              <w:rPr>
                <w:rFonts w:ascii="Calibri Light" w:eastAsia="Times New Roman" w:hAnsi="Calibri Light" w:cs="Calibri Light"/>
                <w:color w:val="000000"/>
                <w:sz w:val="14"/>
                <w:szCs w:val="20"/>
                <w:lang w:val="en-CA"/>
              </w:rPr>
              <w:t>N/A</w:t>
            </w:r>
          </w:p>
        </w:tc>
        <w:tc>
          <w:tcPr>
            <w:tcW w:w="765" w:type="pct"/>
            <w:tcBorders>
              <w:top w:val="nil"/>
              <w:left w:val="nil"/>
              <w:bottom w:val="single" w:sz="4" w:space="0" w:color="auto"/>
              <w:right w:val="single" w:sz="4" w:space="0" w:color="auto"/>
            </w:tcBorders>
            <w:shd w:val="clear" w:color="auto" w:fill="auto"/>
            <w:noWrap/>
            <w:vAlign w:val="center"/>
            <w:hideMark/>
          </w:tcPr>
          <w:p w14:paraId="38B9F86D" w14:textId="77777777" w:rsidR="009B32BD" w:rsidRPr="006E4594" w:rsidRDefault="009B32BD" w:rsidP="003573E6">
            <w:pPr>
              <w:spacing w:after="0" w:line="240" w:lineRule="auto"/>
              <w:jc w:val="center"/>
              <w:rPr>
                <w:rFonts w:ascii="Calibri Light" w:eastAsia="Times New Roman" w:hAnsi="Calibri Light" w:cs="Calibri Light"/>
                <w:color w:val="000000"/>
                <w:sz w:val="18"/>
                <w:szCs w:val="20"/>
                <w:lang w:val="en-CA"/>
              </w:rPr>
            </w:pPr>
            <w:r w:rsidRPr="006E4594">
              <w:rPr>
                <w:rFonts w:ascii="Calibri Light" w:eastAsia="Times New Roman" w:hAnsi="Calibri Light" w:cs="Calibri Light"/>
                <w:color w:val="000000"/>
                <w:sz w:val="18"/>
                <w:szCs w:val="20"/>
                <w:lang w:val="en-CA"/>
              </w:rPr>
              <w:t>(Publication) 2015</w:t>
            </w:r>
          </w:p>
        </w:tc>
        <w:tc>
          <w:tcPr>
            <w:tcW w:w="695" w:type="pct"/>
            <w:tcBorders>
              <w:top w:val="nil"/>
              <w:left w:val="nil"/>
              <w:bottom w:val="single" w:sz="4" w:space="0" w:color="auto"/>
              <w:right w:val="single" w:sz="4" w:space="0" w:color="auto"/>
            </w:tcBorders>
            <w:shd w:val="clear" w:color="auto" w:fill="auto"/>
            <w:noWrap/>
            <w:vAlign w:val="center"/>
            <w:hideMark/>
          </w:tcPr>
          <w:p w14:paraId="517C3F32" w14:textId="4A22CFF9" w:rsidR="009B32BD" w:rsidRPr="006E4594" w:rsidRDefault="009B32BD" w:rsidP="003573E6">
            <w:pPr>
              <w:spacing w:after="0" w:line="240" w:lineRule="auto"/>
              <w:jc w:val="center"/>
              <w:rPr>
                <w:rFonts w:ascii="Calibri Light" w:eastAsia="Times New Roman" w:hAnsi="Calibri Light" w:cs="Calibri Light"/>
                <w:color w:val="000000"/>
                <w:sz w:val="14"/>
                <w:szCs w:val="20"/>
                <w:lang w:val="en-CA"/>
              </w:rPr>
            </w:pPr>
          </w:p>
        </w:tc>
      </w:tr>
      <w:tr w:rsidR="003573E6" w:rsidRPr="006E4594" w14:paraId="4A714C20" w14:textId="77777777" w:rsidTr="003573E6">
        <w:trPr>
          <w:trHeight w:val="580"/>
        </w:trPr>
        <w:tc>
          <w:tcPr>
            <w:tcW w:w="1178" w:type="pct"/>
            <w:tcBorders>
              <w:top w:val="nil"/>
              <w:left w:val="single" w:sz="4" w:space="0" w:color="auto"/>
              <w:bottom w:val="single" w:sz="4" w:space="0" w:color="auto"/>
              <w:right w:val="single" w:sz="4" w:space="0" w:color="auto"/>
            </w:tcBorders>
            <w:shd w:val="clear" w:color="auto" w:fill="auto"/>
            <w:noWrap/>
            <w:vAlign w:val="center"/>
            <w:hideMark/>
          </w:tcPr>
          <w:p w14:paraId="2B74D3D7" w14:textId="77777777" w:rsidR="009B32BD" w:rsidRPr="006E4594" w:rsidRDefault="009B32BD" w:rsidP="003573E6">
            <w:pPr>
              <w:pStyle w:val="Source"/>
              <w:rPr>
                <w:noProof w:val="0"/>
              </w:rPr>
            </w:pPr>
            <w:r w:rsidRPr="006E4594">
              <w:rPr>
                <w:noProof w:val="0"/>
              </w:rPr>
              <w:t>What is the source dataset (i.e. same as BC MoE - ShoreZone)?</w:t>
            </w:r>
          </w:p>
        </w:tc>
        <w:tc>
          <w:tcPr>
            <w:tcW w:w="418" w:type="pct"/>
            <w:tcBorders>
              <w:top w:val="nil"/>
              <w:left w:val="nil"/>
              <w:bottom w:val="single" w:sz="4" w:space="0" w:color="auto"/>
              <w:right w:val="single" w:sz="4" w:space="0" w:color="auto"/>
            </w:tcBorders>
            <w:shd w:val="clear" w:color="auto" w:fill="auto"/>
            <w:noWrap/>
            <w:vAlign w:val="center"/>
            <w:hideMark/>
          </w:tcPr>
          <w:p w14:paraId="3BEFAA7C" w14:textId="77777777" w:rsidR="009B32BD" w:rsidRPr="006E4594" w:rsidRDefault="009B32BD" w:rsidP="003573E6">
            <w:pPr>
              <w:pStyle w:val="Source"/>
              <w:rPr>
                <w:noProof w:val="0"/>
                <w:color w:val="000000"/>
                <w:sz w:val="18"/>
              </w:rPr>
            </w:pPr>
            <w:r w:rsidRPr="006E4594">
              <w:rPr>
                <w:noProof w:val="0"/>
                <w:color w:val="000000"/>
                <w:sz w:val="18"/>
              </w:rPr>
              <w:t>WCMRC</w:t>
            </w:r>
          </w:p>
        </w:tc>
        <w:tc>
          <w:tcPr>
            <w:tcW w:w="1944" w:type="pct"/>
            <w:tcBorders>
              <w:top w:val="nil"/>
              <w:left w:val="nil"/>
              <w:bottom w:val="single" w:sz="4" w:space="0" w:color="auto"/>
              <w:right w:val="single" w:sz="4" w:space="0" w:color="auto"/>
            </w:tcBorders>
            <w:shd w:val="clear" w:color="auto" w:fill="auto"/>
            <w:vAlign w:val="center"/>
            <w:hideMark/>
          </w:tcPr>
          <w:p w14:paraId="746C268B" w14:textId="77777777" w:rsidR="009B32BD" w:rsidRPr="006E4594" w:rsidRDefault="009B32BD" w:rsidP="003573E6">
            <w:pPr>
              <w:pStyle w:val="Source"/>
              <w:rPr>
                <w:noProof w:val="0"/>
                <w:color w:val="000000"/>
                <w:sz w:val="14"/>
              </w:rPr>
            </w:pPr>
            <w:r w:rsidRPr="006E4594">
              <w:rPr>
                <w:noProof w:val="0"/>
                <w:color w:val="000000"/>
                <w:sz w:val="14"/>
              </w:rPr>
              <w:t>Numerical</w:t>
            </w:r>
            <w:r w:rsidRPr="006E4594">
              <w:rPr>
                <w:noProof w:val="0"/>
                <w:color w:val="000000"/>
                <w:sz w:val="14"/>
              </w:rPr>
              <w:br/>
              <w:t>(e.g. 01/05/0220/00, 01/05/0221/00, etc.)</w:t>
            </w:r>
          </w:p>
        </w:tc>
        <w:tc>
          <w:tcPr>
            <w:tcW w:w="765" w:type="pct"/>
            <w:tcBorders>
              <w:top w:val="nil"/>
              <w:left w:val="nil"/>
              <w:bottom w:val="single" w:sz="4" w:space="0" w:color="auto"/>
              <w:right w:val="single" w:sz="4" w:space="0" w:color="auto"/>
            </w:tcBorders>
            <w:shd w:val="clear" w:color="auto" w:fill="auto"/>
            <w:noWrap/>
            <w:vAlign w:val="center"/>
            <w:hideMark/>
          </w:tcPr>
          <w:p w14:paraId="740F97FB" w14:textId="77777777" w:rsidR="009B32BD" w:rsidRPr="006E4594" w:rsidRDefault="009B32BD" w:rsidP="003573E6">
            <w:pPr>
              <w:pStyle w:val="Source"/>
              <w:rPr>
                <w:noProof w:val="0"/>
                <w:sz w:val="18"/>
              </w:rPr>
            </w:pPr>
            <w:r w:rsidRPr="006E4594">
              <w:rPr>
                <w:noProof w:val="0"/>
                <w:sz w:val="18"/>
              </w:rPr>
              <w:t>Must validate data source</w:t>
            </w:r>
          </w:p>
        </w:tc>
        <w:tc>
          <w:tcPr>
            <w:tcW w:w="695" w:type="pct"/>
            <w:tcBorders>
              <w:top w:val="nil"/>
              <w:left w:val="nil"/>
              <w:bottom w:val="single" w:sz="4" w:space="0" w:color="auto"/>
              <w:right w:val="single" w:sz="4" w:space="0" w:color="auto"/>
            </w:tcBorders>
            <w:shd w:val="clear" w:color="auto" w:fill="auto"/>
            <w:noWrap/>
            <w:vAlign w:val="center"/>
            <w:hideMark/>
          </w:tcPr>
          <w:p w14:paraId="15467132" w14:textId="349154D5" w:rsidR="009B32BD" w:rsidRPr="006E4594" w:rsidRDefault="009B32BD" w:rsidP="003573E6">
            <w:pPr>
              <w:pStyle w:val="Source"/>
              <w:rPr>
                <w:noProof w:val="0"/>
                <w:color w:val="000000"/>
                <w:sz w:val="14"/>
              </w:rPr>
            </w:pPr>
          </w:p>
        </w:tc>
      </w:tr>
    </w:tbl>
    <w:p w14:paraId="159E75F2" w14:textId="376C920D" w:rsidR="009B32BD" w:rsidRPr="006E4594" w:rsidRDefault="003573E6" w:rsidP="003573E6">
      <w:pPr>
        <w:pStyle w:val="Source"/>
        <w:rPr>
          <w:rFonts w:asciiTheme="minorHAnsi" w:eastAsiaTheme="majorEastAsia" w:hAnsiTheme="minorHAnsi" w:cstheme="minorHAnsi"/>
          <w:noProof w:val="0"/>
          <w:color w:val="1F4D78" w:themeColor="accent1" w:themeShade="7F"/>
          <w:sz w:val="28"/>
          <w:szCs w:val="24"/>
        </w:rPr>
      </w:pPr>
      <w:r w:rsidRPr="006E4594">
        <w:rPr>
          <w:rFonts w:asciiTheme="minorHAnsi" w:hAnsiTheme="minorHAnsi" w:cstheme="minorHAnsi"/>
          <w:noProof w:val="0"/>
        </w:rPr>
        <w:t xml:space="preserve">Source: </w:t>
      </w:r>
      <w:r w:rsidRPr="006E4594">
        <w:rPr>
          <w:rFonts w:asciiTheme="minorHAnsi" w:hAnsiTheme="minorHAnsi" w:cstheme="minorHAnsi"/>
          <w:noProof w:val="0"/>
          <w:color w:val="auto"/>
        </w:rPr>
        <w:t>« ShorelineClassification_DataIdentifierComparison_NamingConvention.xlsx » in Z:\SensitivityMapping\ShorelineData\DOC\ShorelineClassification</w:t>
      </w:r>
      <w:r w:rsidRPr="006E4594">
        <w:rPr>
          <w:rFonts w:asciiTheme="minorHAnsi" w:hAnsiTheme="minorHAnsi" w:cstheme="minorHAnsi"/>
          <w:noProof w:val="0"/>
        </w:rPr>
        <w:t xml:space="preserve"> </w:t>
      </w:r>
    </w:p>
    <w:p w14:paraId="5A858853" w14:textId="4653AEED" w:rsidR="00F000C4" w:rsidRPr="006E4594" w:rsidRDefault="00F000C4" w:rsidP="00585D2C">
      <w:pPr>
        <w:pStyle w:val="Titre1"/>
        <w:rPr>
          <w:lang w:val="en-CA"/>
        </w:rPr>
      </w:pPr>
      <w:bookmarkStart w:id="254" w:name="_Toc83646622"/>
      <w:r w:rsidRPr="006E4594">
        <w:rPr>
          <w:lang w:val="en-CA"/>
        </w:rPr>
        <w:t>Previous work</w:t>
      </w:r>
      <w:bookmarkEnd w:id="254"/>
    </w:p>
    <w:p w14:paraId="4394F65E" w14:textId="06F7755D" w:rsidR="00F000C4" w:rsidRPr="006E4594" w:rsidRDefault="00BD117F" w:rsidP="00F000C4">
      <w:pPr>
        <w:pStyle w:val="Titre3"/>
        <w:rPr>
          <w:rFonts w:cs="Calibri Light"/>
        </w:rPr>
      </w:pPr>
      <w:bookmarkStart w:id="255" w:name="_Toc83646623"/>
      <w:r w:rsidRPr="006E4594">
        <w:t>Code alphanumérique</w:t>
      </w:r>
      <w:bookmarkEnd w:id="255"/>
      <w:r w:rsidR="00660CC5" w:rsidRPr="006E4594">
        <w:t xml:space="preserve"> </w:t>
      </w:r>
    </w:p>
    <w:p w14:paraId="7E751328" w14:textId="486AC85A" w:rsidR="00BD117F" w:rsidRPr="006E4594" w:rsidRDefault="00660CC5" w:rsidP="00F000C4">
      <w:pPr>
        <w:rPr>
          <w:lang w:val="en-CA"/>
        </w:rPr>
      </w:pPr>
      <w:r w:rsidRPr="006E4594">
        <w:rPr>
          <w:lang w:val="en-CA"/>
        </w:rPr>
        <w:t>(Laurent St-Arnaud – PDI, Hiver 2015)</w:t>
      </w:r>
    </w:p>
    <w:p w14:paraId="65CB93FB" w14:textId="29588EC6" w:rsidR="00E6351A" w:rsidRPr="006E4594" w:rsidRDefault="00E6351A" w:rsidP="00E6351A">
      <w:pPr>
        <w:rPr>
          <w:rFonts w:asciiTheme="minorHAnsi" w:hAnsiTheme="minorHAnsi" w:cstheme="minorHAnsi"/>
          <w:color w:val="auto"/>
          <w:lang w:val="en-CA"/>
        </w:rPr>
      </w:pPr>
      <w:r w:rsidRPr="006E4594">
        <w:rPr>
          <w:rFonts w:asciiTheme="minorHAnsi" w:hAnsiTheme="minorHAnsi" w:cstheme="minorHAnsi"/>
          <w:color w:val="auto"/>
          <w:lang w:val="en-CA"/>
        </w:rPr>
        <w:t xml:space="preserve">(source : St-Arnaud, L. (2015). </w:t>
      </w:r>
      <w:r w:rsidRPr="006E4594">
        <w:rPr>
          <w:rFonts w:asciiTheme="minorHAnsi" w:hAnsiTheme="minorHAnsi" w:cstheme="minorHAnsi"/>
          <w:i/>
          <w:color w:val="auto"/>
          <w:lang w:val="en-CA"/>
        </w:rPr>
        <w:t>Rapport de stage</w:t>
      </w:r>
      <w:r w:rsidRPr="006E4594">
        <w:rPr>
          <w:rFonts w:asciiTheme="minorHAnsi" w:hAnsiTheme="minorHAnsi" w:cstheme="minorHAnsi"/>
          <w:color w:val="auto"/>
          <w:lang w:val="en-CA"/>
        </w:rPr>
        <w:t>, présenté à Caroline Rousseau et revu par Anne-Marie Demers (CNUE), Université de Sherbrooke, Géomatique appliquée à l’environnement, T2.)</w:t>
      </w:r>
      <w:r w:rsidRPr="006E4594">
        <w:rPr>
          <w:rFonts w:asciiTheme="minorHAnsi" w:hAnsiTheme="minorHAnsi" w:cstheme="minorHAnsi"/>
          <w:color w:val="auto"/>
          <w:sz w:val="16"/>
          <w:szCs w:val="16"/>
          <w:lang w:val="en-CA"/>
        </w:rPr>
        <w:t> </w:t>
      </w:r>
    </w:p>
    <w:p w14:paraId="265A8A34" w14:textId="11B1D091" w:rsidR="00BD117F" w:rsidRPr="006E4594" w:rsidRDefault="00585D2C" w:rsidP="001E2B35">
      <w:pPr>
        <w:rPr>
          <w:rFonts w:asciiTheme="minorHAnsi" w:hAnsiTheme="minorHAnsi" w:cstheme="minorHAnsi"/>
          <w:color w:val="auto"/>
          <w:lang w:val="en-CA"/>
        </w:rPr>
      </w:pPr>
      <w:r w:rsidRPr="006E4594">
        <w:rPr>
          <w:rFonts w:asciiTheme="minorHAnsi" w:hAnsiTheme="minorHAnsi" w:cstheme="minorHAnsi"/>
          <w:color w:val="auto"/>
          <w:lang w:val="en-CA"/>
        </w:rPr>
        <w:t>“</w:t>
      </w:r>
      <w:r w:rsidR="00BD117F" w:rsidRPr="006E4594">
        <w:rPr>
          <w:rFonts w:asciiTheme="minorHAnsi" w:hAnsiTheme="minorHAnsi" w:cstheme="minorHAnsi"/>
          <w:color w:val="auto"/>
          <w:lang w:val="en-CA"/>
        </w:rPr>
        <w:t>D’autre part, durant mon stage, j’ai eu à me pencher sur la manière d’attribuer d’un code alphanumérique aux segments constituants le rivage de la province de la Colombie-Britannique. Le but étant d’assigner un code unique à chaque segment afin de faciliter leur gestion. Évidemment, un code alphanumérique est composé d’une partie alphabétique et d’une partie numérique. Ce travail s’est alors divisé en fonction de ces deux parties du code afin d‘explorer les différentes possibilités.</w:t>
      </w:r>
    </w:p>
    <w:p w14:paraId="7A74BC63" w14:textId="77777777"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Avant tout, il a fallu faire un travail d’exploration et d’observation au tout début afin d’analyser ce qui a déjà été fait pour les autres provinces. J’ai alors regardé les codes de données existantes pour en tirer certaines conclusions et offrir des suggestions quant à la manière de représenter le code alphabétique. La plupart utilisaient des acronymes comme code alphabétique. Par exemple, pour les segments de rivage de l’île de Montréal, un segment peut se nommer MTL-1, MTL-2, MTL-3, etc. Une option était d’utiliser des codes arbitraires tels AA-1, AA-2, AB-1, etc.</w:t>
      </w:r>
    </w:p>
    <w:p w14:paraId="2CCC8FCA" w14:textId="556B28C0" w:rsidR="00BD117F"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 xml:space="preserve">Le travail concernant la partie alphabétique était alors essentiellement de l’exploration et de l’analyse. Pour ce qui de la partie numérique, je me suis intéressé à automatiser la numérotation séquentielle de segments. On pourrait ainsi attribuer des numéros à des segments se trouvant dans une zone d’une manière rapide et simple. </w:t>
      </w:r>
    </w:p>
    <w:p w14:paraId="08F3AF38" w14:textId="3441E4A5" w:rsidR="00AD7397" w:rsidRPr="006E4594" w:rsidRDefault="00BD117F" w:rsidP="001E2B35">
      <w:pPr>
        <w:rPr>
          <w:rFonts w:asciiTheme="minorHAnsi" w:hAnsiTheme="minorHAnsi" w:cstheme="minorHAnsi"/>
          <w:color w:val="auto"/>
          <w:lang w:val="en-CA"/>
        </w:rPr>
      </w:pPr>
      <w:r w:rsidRPr="006E4594">
        <w:rPr>
          <w:rFonts w:asciiTheme="minorHAnsi" w:hAnsiTheme="minorHAnsi" w:cstheme="minorHAnsi"/>
          <w:color w:val="auto"/>
          <w:lang w:val="en-CA"/>
        </w:rPr>
        <w:t>Pour ce faire, j’ai développé un modèle dans le logiciel Arcgis à l’aide de la fonctionnalité « Model builder ». « Model builder » p</w:t>
      </w:r>
      <w:r w:rsidR="00BB55EA" w:rsidRPr="006E4594">
        <w:rPr>
          <w:rFonts w:asciiTheme="minorHAnsi" w:hAnsiTheme="minorHAnsi" w:cstheme="minorHAnsi"/>
          <w:color w:val="auto"/>
          <w:lang w:val="en-CA"/>
        </w:rPr>
        <w:t>ermet de créer des modèles en rassemblant</w:t>
      </w:r>
      <w:r w:rsidRPr="006E4594">
        <w:rPr>
          <w:rFonts w:asciiTheme="minorHAnsi" w:hAnsiTheme="minorHAnsi" w:cstheme="minorHAnsi"/>
          <w:color w:val="auto"/>
          <w:lang w:val="en-CA"/>
        </w:rPr>
        <w:t xml:space="preserve"> différentes fonctionnalités du logiciel. Mon modèle utilise entre autres des requêtes du langage SQL et quelques lignes de programmation du langage Python. Ce modèle est essentiellement un prototype réalisé dans le but d’explorer la possibilité d’automatiser une telle procédure.</w:t>
      </w:r>
      <w:r w:rsidR="00585D2C" w:rsidRPr="006E4594">
        <w:rPr>
          <w:rFonts w:asciiTheme="minorHAnsi" w:hAnsiTheme="minorHAnsi" w:cstheme="minorHAnsi"/>
          <w:color w:val="auto"/>
          <w:lang w:val="en-CA"/>
        </w:rPr>
        <w:t>”</w:t>
      </w:r>
    </w:p>
    <w:p w14:paraId="61152644" w14:textId="006F51E1" w:rsidR="00194F38" w:rsidRPr="006E4594" w:rsidRDefault="008D7C66" w:rsidP="00194F38">
      <w:pPr>
        <w:pStyle w:val="Default"/>
        <w:rPr>
          <w:rFonts w:asciiTheme="minorHAnsi" w:hAnsiTheme="minorHAnsi" w:cstheme="minorHAnsi"/>
          <w:color w:val="auto"/>
          <w:sz w:val="22"/>
          <w:szCs w:val="22"/>
          <w:lang w:val="en-CA"/>
        </w:rPr>
      </w:pPr>
      <w:r w:rsidRPr="006E4594">
        <w:rPr>
          <w:rFonts w:asciiTheme="minorHAnsi" w:hAnsiTheme="minorHAnsi" w:cstheme="minorHAnsi"/>
          <w:color w:val="auto"/>
          <w:sz w:val="22"/>
          <w:szCs w:val="22"/>
          <w:lang w:val="en-CA"/>
        </w:rPr>
        <w:t>Les fichiers du modèle créé par Laurent</w:t>
      </w:r>
      <w:r w:rsidR="005A1EB3" w:rsidRPr="006E4594">
        <w:rPr>
          <w:rFonts w:asciiTheme="minorHAnsi" w:hAnsiTheme="minorHAnsi" w:cstheme="minorHAnsi"/>
          <w:color w:val="auto"/>
          <w:sz w:val="22"/>
          <w:szCs w:val="22"/>
          <w:lang w:val="en-CA"/>
        </w:rPr>
        <w:t xml:space="preserve"> sont dans </w:t>
      </w:r>
      <w:r w:rsidR="00194F38" w:rsidRPr="006E4594">
        <w:rPr>
          <w:rFonts w:asciiTheme="minorHAnsi" w:hAnsiTheme="minorHAnsi" w:cstheme="minorHAnsi"/>
          <w:color w:val="auto"/>
          <w:sz w:val="22"/>
          <w:szCs w:val="22"/>
          <w:lang w:val="en-CA"/>
        </w:rPr>
        <w:t xml:space="preserve">ce répertoire </w:t>
      </w:r>
      <w:r w:rsidR="005A1EB3" w:rsidRPr="006E4594">
        <w:rPr>
          <w:rFonts w:asciiTheme="minorHAnsi" w:hAnsiTheme="minorHAnsi" w:cstheme="minorHAnsi"/>
          <w:color w:val="auto"/>
          <w:sz w:val="22"/>
          <w:szCs w:val="22"/>
          <w:lang w:val="en-CA"/>
        </w:rPr>
        <w:t>ci-bas. I</w:t>
      </w:r>
      <w:r w:rsidR="00194F38" w:rsidRPr="006E4594">
        <w:rPr>
          <w:rFonts w:asciiTheme="minorHAnsi" w:hAnsiTheme="minorHAnsi" w:cstheme="minorHAnsi"/>
          <w:color w:val="auto"/>
          <w:sz w:val="22"/>
          <w:szCs w:val="22"/>
          <w:lang w:val="en-CA"/>
        </w:rPr>
        <w:t>nclut notamment le guide de l’usager  « </w:t>
      </w:r>
      <w:r w:rsidR="00194F38" w:rsidRPr="006E4594">
        <w:rPr>
          <w:rFonts w:asciiTheme="minorHAnsi" w:hAnsiTheme="minorHAnsi" w:cstheme="minorHAnsi"/>
          <w:bCs/>
          <w:color w:val="auto"/>
          <w:sz w:val="22"/>
          <w:szCs w:val="22"/>
          <w:lang w:val="en-CA"/>
        </w:rPr>
        <w:t>Outil de numérotation automatique et séquentielle de segments; Documentation et marche à suivre »</w:t>
      </w:r>
    </w:p>
    <w:p w14:paraId="7259A2EB" w14:textId="3F045C2B" w:rsidR="008D7C66" w:rsidRPr="006E4594" w:rsidRDefault="008D7C66" w:rsidP="001E2B35">
      <w:pPr>
        <w:rPr>
          <w:rFonts w:asciiTheme="minorHAnsi" w:hAnsiTheme="minorHAnsi" w:cstheme="minorHAnsi"/>
          <w:color w:val="auto"/>
          <w:sz w:val="18"/>
          <w:lang w:val="en-CA"/>
        </w:rPr>
      </w:pPr>
    </w:p>
    <w:p w14:paraId="0F7EA41B" w14:textId="4E4F8D4D" w:rsidR="0008717C" w:rsidRPr="006E4594" w:rsidRDefault="00D7315A" w:rsidP="001E2B35">
      <w:pPr>
        <w:rPr>
          <w:rFonts w:asciiTheme="minorHAnsi" w:hAnsiTheme="minorHAnsi" w:cstheme="minorHAnsi"/>
          <w:sz w:val="18"/>
          <w:lang w:val="en-CA"/>
        </w:rPr>
      </w:pPr>
      <w:hyperlink r:id="rId43" w:history="1">
        <w:r w:rsidR="008D7C66" w:rsidRPr="006E4594">
          <w:rPr>
            <w:rStyle w:val="Lienhypertexte"/>
            <w:rFonts w:asciiTheme="minorHAnsi" w:hAnsiTheme="minorHAnsi" w:cstheme="minorHAnsi"/>
            <w:sz w:val="18"/>
            <w:lang w:val="en-CA"/>
          </w:rPr>
          <w:t>\\int.ec.gc.ca\sys\InGEO\GW\EC3140EnvEmer_UrgEnv\SensitivityMapping\Analysis\Tools\code_Alphanumerique</w:t>
        </w:r>
      </w:hyperlink>
    </w:p>
    <w:sectPr w:rsidR="0008717C" w:rsidRPr="006E4594" w:rsidSect="00211473">
      <w:footerReference w:type="default" r:id="rId44"/>
      <w:pgSz w:w="12240" w:h="15840"/>
      <w:pgMar w:top="1134" w:right="1134" w:bottom="1134" w:left="1134" w:header="73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764330" w14:textId="77777777" w:rsidR="006D29A0" w:rsidRDefault="006D29A0" w:rsidP="001E2B35">
      <w:r>
        <w:separator/>
      </w:r>
    </w:p>
  </w:endnote>
  <w:endnote w:type="continuationSeparator" w:id="0">
    <w:p w14:paraId="52F40839" w14:textId="77777777" w:rsidR="006D29A0" w:rsidRDefault="006D29A0" w:rsidP="001E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6164A" w14:textId="77777777" w:rsidR="00927946" w:rsidRDefault="0092794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AF09" w14:textId="77777777" w:rsidR="00927946" w:rsidRDefault="0092794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3E35E" w14:textId="77777777" w:rsidR="00927946" w:rsidRDefault="0092794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28504"/>
      <w:docPartObj>
        <w:docPartGallery w:val="Page Numbers (Bottom of Page)"/>
        <w:docPartUnique/>
      </w:docPartObj>
    </w:sdtPr>
    <w:sdtEndPr>
      <w:rPr>
        <w:sz w:val="20"/>
      </w:rPr>
    </w:sdtEndPr>
    <w:sdtContent>
      <w:p w14:paraId="4C97BAD9" w14:textId="36179559" w:rsidR="00C90058" w:rsidRPr="00211473" w:rsidRDefault="00C90058">
        <w:pPr>
          <w:pStyle w:val="Pieddepage"/>
          <w:jc w:val="right"/>
          <w:rPr>
            <w:sz w:val="20"/>
          </w:rPr>
        </w:pPr>
        <w:r w:rsidRPr="00211473">
          <w:rPr>
            <w:sz w:val="20"/>
          </w:rPr>
          <w:fldChar w:fldCharType="begin"/>
        </w:r>
        <w:r w:rsidRPr="00211473">
          <w:rPr>
            <w:sz w:val="20"/>
          </w:rPr>
          <w:instrText xml:space="preserve"> PAGE  \* roman  \* MERGEFORMAT </w:instrText>
        </w:r>
        <w:r w:rsidRPr="00211473">
          <w:rPr>
            <w:sz w:val="20"/>
          </w:rPr>
          <w:fldChar w:fldCharType="separate"/>
        </w:r>
        <w:r w:rsidR="00927946">
          <w:rPr>
            <w:noProof/>
            <w:sz w:val="20"/>
          </w:rPr>
          <w:t>ii</w:t>
        </w:r>
        <w:r w:rsidRPr="00211473">
          <w:rPr>
            <w:sz w:val="20"/>
          </w:rPr>
          <w:fldChar w:fldCharType="end"/>
        </w:r>
      </w:p>
    </w:sdtContent>
  </w:sdt>
  <w:p w14:paraId="73E7F95C" w14:textId="77777777" w:rsidR="00C90058" w:rsidRDefault="00C9005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27378"/>
      <w:docPartObj>
        <w:docPartGallery w:val="Page Numbers (Bottom of Page)"/>
        <w:docPartUnique/>
      </w:docPartObj>
    </w:sdtPr>
    <w:sdtEndPr>
      <w:rPr>
        <w:sz w:val="20"/>
      </w:rPr>
    </w:sdtEndPr>
    <w:sdtContent>
      <w:p w14:paraId="144411C1" w14:textId="1F4F4B43" w:rsidR="00C90058" w:rsidRPr="00211473" w:rsidRDefault="00C90058">
        <w:pPr>
          <w:pStyle w:val="Pieddepage"/>
          <w:jc w:val="right"/>
          <w:rPr>
            <w:sz w:val="20"/>
          </w:rPr>
        </w:pPr>
        <w:r>
          <w:rPr>
            <w:sz w:val="20"/>
          </w:rPr>
          <w:fldChar w:fldCharType="begin"/>
        </w:r>
        <w:r>
          <w:rPr>
            <w:sz w:val="20"/>
          </w:rPr>
          <w:instrText xml:space="preserve"> PAGE  \* Arabic  \* MERGEFORMAT </w:instrText>
        </w:r>
        <w:r>
          <w:rPr>
            <w:sz w:val="20"/>
          </w:rPr>
          <w:fldChar w:fldCharType="separate"/>
        </w:r>
        <w:r w:rsidR="00927946">
          <w:rPr>
            <w:noProof/>
            <w:sz w:val="20"/>
          </w:rPr>
          <w:t>6</w:t>
        </w:r>
        <w:r>
          <w:rPr>
            <w:sz w:val="20"/>
          </w:rPr>
          <w:fldChar w:fldCharType="end"/>
        </w:r>
      </w:p>
    </w:sdtContent>
  </w:sdt>
  <w:p w14:paraId="1269D176" w14:textId="77777777" w:rsidR="00C90058" w:rsidRDefault="00C900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C68A5" w14:textId="77777777" w:rsidR="006D29A0" w:rsidRDefault="006D29A0" w:rsidP="001E2B35">
      <w:r>
        <w:separator/>
      </w:r>
    </w:p>
  </w:footnote>
  <w:footnote w:type="continuationSeparator" w:id="0">
    <w:p w14:paraId="66AE8443" w14:textId="77777777" w:rsidR="006D29A0" w:rsidRDefault="006D29A0" w:rsidP="001E2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6C2D" w14:textId="77777777" w:rsidR="00927946" w:rsidRDefault="0092794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05F7" w14:textId="77777777" w:rsidR="00927946" w:rsidRDefault="0092794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5A932" w14:textId="77777777" w:rsidR="00927946" w:rsidRDefault="0092794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A008D" w14:textId="738D3463" w:rsidR="00C90058" w:rsidRDefault="00C90058" w:rsidP="001E2B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7353"/>
    <w:multiLevelType w:val="hybridMultilevel"/>
    <w:tmpl w:val="F8149D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4E523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3031B8"/>
    <w:multiLevelType w:val="hybridMultilevel"/>
    <w:tmpl w:val="17348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4E122B"/>
    <w:multiLevelType w:val="hybridMultilevel"/>
    <w:tmpl w:val="5DDC3B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DD0251"/>
    <w:multiLevelType w:val="hybridMultilevel"/>
    <w:tmpl w:val="C048122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14C642E"/>
    <w:multiLevelType w:val="hybridMultilevel"/>
    <w:tmpl w:val="838896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6945E8"/>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73F02EC"/>
    <w:multiLevelType w:val="multilevel"/>
    <w:tmpl w:val="1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5A7042B4"/>
    <w:multiLevelType w:val="hybridMultilevel"/>
    <w:tmpl w:val="7AA22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CA9022E"/>
    <w:multiLevelType w:val="hybridMultilevel"/>
    <w:tmpl w:val="AF4C61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A1548D"/>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1E77180"/>
    <w:multiLevelType w:val="hybridMultilevel"/>
    <w:tmpl w:val="361896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7776D4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2"/>
  </w:num>
  <w:num w:numId="4">
    <w:abstractNumId w:val="1"/>
  </w:num>
  <w:num w:numId="5">
    <w:abstractNumId w:val="10"/>
  </w:num>
  <w:num w:numId="6">
    <w:abstractNumId w:val="7"/>
  </w:num>
  <w:num w:numId="7">
    <w:abstractNumId w:val="11"/>
  </w:num>
  <w:num w:numId="8">
    <w:abstractNumId w:val="6"/>
  </w:num>
  <w:num w:numId="9">
    <w:abstractNumId w:val="8"/>
  </w:num>
  <w:num w:numId="10">
    <w:abstractNumId w:val="3"/>
  </w:num>
  <w:num w:numId="11">
    <w:abstractNumId w:val="9"/>
  </w:num>
  <w:num w:numId="12">
    <w:abstractNumId w:val="5"/>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lianne,Vincent (ECCC)">
    <w15:presenceInfo w15:providerId="AD" w15:userId="S-1-5-21-2084706415-1921995389-1170935872-46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CA" w:vendorID="64" w:dllVersion="131078" w:nlCheck="1" w:checkStyle="0"/>
  <w:activeWritingStyle w:appName="MSWord" w:lang="fr-FR" w:vendorID="64" w:dllVersion="131078" w:nlCheck="1" w:checkStyle="0"/>
  <w:activeWritingStyle w:appName="MSWord" w:lang="fr-CA" w:vendorID="64" w:dllVersion="131078" w:nlCheck="1" w:checkStyle="0"/>
  <w:trackRevisions/>
  <w:defaultTabStop w:val="720"/>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17C"/>
    <w:rsid w:val="000006F4"/>
    <w:rsid w:val="00014133"/>
    <w:rsid w:val="00020EA0"/>
    <w:rsid w:val="00027F1A"/>
    <w:rsid w:val="00030F16"/>
    <w:rsid w:val="000379B4"/>
    <w:rsid w:val="00064C75"/>
    <w:rsid w:val="00083A64"/>
    <w:rsid w:val="000860B3"/>
    <w:rsid w:val="0008717C"/>
    <w:rsid w:val="00091D30"/>
    <w:rsid w:val="000C69B3"/>
    <w:rsid w:val="000E33D5"/>
    <w:rsid w:val="00107B53"/>
    <w:rsid w:val="0013412C"/>
    <w:rsid w:val="0018781E"/>
    <w:rsid w:val="00193484"/>
    <w:rsid w:val="00193A00"/>
    <w:rsid w:val="00194F38"/>
    <w:rsid w:val="0019549C"/>
    <w:rsid w:val="001A6A51"/>
    <w:rsid w:val="001D61AB"/>
    <w:rsid w:val="001E2B35"/>
    <w:rsid w:val="001E2E86"/>
    <w:rsid w:val="001F3CBD"/>
    <w:rsid w:val="001F6DCE"/>
    <w:rsid w:val="00211473"/>
    <w:rsid w:val="002257BD"/>
    <w:rsid w:val="002703D2"/>
    <w:rsid w:val="00275361"/>
    <w:rsid w:val="00284376"/>
    <w:rsid w:val="002A6B97"/>
    <w:rsid w:val="002F2568"/>
    <w:rsid w:val="00321A22"/>
    <w:rsid w:val="00322F04"/>
    <w:rsid w:val="00323F43"/>
    <w:rsid w:val="003573E6"/>
    <w:rsid w:val="003B1764"/>
    <w:rsid w:val="003E1FDE"/>
    <w:rsid w:val="003F127F"/>
    <w:rsid w:val="003F31FA"/>
    <w:rsid w:val="00405139"/>
    <w:rsid w:val="00426C20"/>
    <w:rsid w:val="00445AB5"/>
    <w:rsid w:val="004733A6"/>
    <w:rsid w:val="00474C91"/>
    <w:rsid w:val="00493719"/>
    <w:rsid w:val="004A01E2"/>
    <w:rsid w:val="004A3D44"/>
    <w:rsid w:val="004B0317"/>
    <w:rsid w:val="004C2400"/>
    <w:rsid w:val="004C44CB"/>
    <w:rsid w:val="004C68EE"/>
    <w:rsid w:val="004D245B"/>
    <w:rsid w:val="004D4527"/>
    <w:rsid w:val="004E0F9F"/>
    <w:rsid w:val="004E621D"/>
    <w:rsid w:val="005021B4"/>
    <w:rsid w:val="00513F81"/>
    <w:rsid w:val="005161EB"/>
    <w:rsid w:val="0052777C"/>
    <w:rsid w:val="00540FEB"/>
    <w:rsid w:val="005415ED"/>
    <w:rsid w:val="0054338C"/>
    <w:rsid w:val="00550997"/>
    <w:rsid w:val="00577FD3"/>
    <w:rsid w:val="00581543"/>
    <w:rsid w:val="00585D2C"/>
    <w:rsid w:val="005965CF"/>
    <w:rsid w:val="005A1EB3"/>
    <w:rsid w:val="005A3104"/>
    <w:rsid w:val="005A32AE"/>
    <w:rsid w:val="005D200C"/>
    <w:rsid w:val="005D3A98"/>
    <w:rsid w:val="005E09DA"/>
    <w:rsid w:val="00603AFB"/>
    <w:rsid w:val="00616E86"/>
    <w:rsid w:val="00630557"/>
    <w:rsid w:val="0063461B"/>
    <w:rsid w:val="00655540"/>
    <w:rsid w:val="00660CC5"/>
    <w:rsid w:val="00674458"/>
    <w:rsid w:val="00676785"/>
    <w:rsid w:val="006A1EC2"/>
    <w:rsid w:val="006A675C"/>
    <w:rsid w:val="006B540B"/>
    <w:rsid w:val="006D29A0"/>
    <w:rsid w:val="006D5111"/>
    <w:rsid w:val="006E4594"/>
    <w:rsid w:val="00700CF8"/>
    <w:rsid w:val="00702E08"/>
    <w:rsid w:val="007474D7"/>
    <w:rsid w:val="00754343"/>
    <w:rsid w:val="00767384"/>
    <w:rsid w:val="007C12E7"/>
    <w:rsid w:val="007D51BF"/>
    <w:rsid w:val="007E5FD5"/>
    <w:rsid w:val="007F0A14"/>
    <w:rsid w:val="007F1C37"/>
    <w:rsid w:val="007F6FBC"/>
    <w:rsid w:val="008049FD"/>
    <w:rsid w:val="00825588"/>
    <w:rsid w:val="00850AFF"/>
    <w:rsid w:val="00875AEB"/>
    <w:rsid w:val="008D4857"/>
    <w:rsid w:val="008D7C66"/>
    <w:rsid w:val="00927946"/>
    <w:rsid w:val="009A1947"/>
    <w:rsid w:val="009B322D"/>
    <w:rsid w:val="009B32BD"/>
    <w:rsid w:val="009B5DF3"/>
    <w:rsid w:val="009E0269"/>
    <w:rsid w:val="009E11D4"/>
    <w:rsid w:val="00A00A61"/>
    <w:rsid w:val="00A36F3B"/>
    <w:rsid w:val="00A639DC"/>
    <w:rsid w:val="00A71C23"/>
    <w:rsid w:val="00A81AB9"/>
    <w:rsid w:val="00A97088"/>
    <w:rsid w:val="00AB32EB"/>
    <w:rsid w:val="00AB40E6"/>
    <w:rsid w:val="00AC7631"/>
    <w:rsid w:val="00AD7397"/>
    <w:rsid w:val="00B10144"/>
    <w:rsid w:val="00B15905"/>
    <w:rsid w:val="00B87F41"/>
    <w:rsid w:val="00BB55EA"/>
    <w:rsid w:val="00BC069D"/>
    <w:rsid w:val="00BD117F"/>
    <w:rsid w:val="00BE49BA"/>
    <w:rsid w:val="00C0339F"/>
    <w:rsid w:val="00C149EC"/>
    <w:rsid w:val="00C359D4"/>
    <w:rsid w:val="00C90058"/>
    <w:rsid w:val="00CC7145"/>
    <w:rsid w:val="00CD1945"/>
    <w:rsid w:val="00CF5A46"/>
    <w:rsid w:val="00CF5C8F"/>
    <w:rsid w:val="00D20CCC"/>
    <w:rsid w:val="00D22C00"/>
    <w:rsid w:val="00D30CA5"/>
    <w:rsid w:val="00D3139C"/>
    <w:rsid w:val="00D44CB3"/>
    <w:rsid w:val="00D7315A"/>
    <w:rsid w:val="00DD1415"/>
    <w:rsid w:val="00DE7922"/>
    <w:rsid w:val="00DF3E3A"/>
    <w:rsid w:val="00E05801"/>
    <w:rsid w:val="00E07299"/>
    <w:rsid w:val="00E169B1"/>
    <w:rsid w:val="00E43285"/>
    <w:rsid w:val="00E457DE"/>
    <w:rsid w:val="00E55BB3"/>
    <w:rsid w:val="00E6351A"/>
    <w:rsid w:val="00E751CF"/>
    <w:rsid w:val="00E930C4"/>
    <w:rsid w:val="00EA2B8E"/>
    <w:rsid w:val="00EB49DD"/>
    <w:rsid w:val="00ED0B90"/>
    <w:rsid w:val="00ED7840"/>
    <w:rsid w:val="00EE358D"/>
    <w:rsid w:val="00EF49F5"/>
    <w:rsid w:val="00EF7CE5"/>
    <w:rsid w:val="00F000C4"/>
    <w:rsid w:val="00F03393"/>
    <w:rsid w:val="00F03F81"/>
    <w:rsid w:val="00F07921"/>
    <w:rsid w:val="00F34F34"/>
    <w:rsid w:val="00F43CE2"/>
    <w:rsid w:val="00F52775"/>
    <w:rsid w:val="00FA2B23"/>
    <w:rsid w:val="00FD3E8A"/>
    <w:rsid w:val="00FF48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F7EA417"/>
  <w15:chartTrackingRefBased/>
  <w15:docId w15:val="{27B27C8D-9B1E-4E30-AE02-E2BEEC1AA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595959" w:themeColor="text1" w:themeTint="A6"/>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B53"/>
    <w:rPr>
      <w:rFonts w:asciiTheme="majorHAnsi" w:hAnsiTheme="majorHAnsi" w:cstheme="majorHAnsi"/>
      <w:color w:val="000000" w:themeColor="text1"/>
      <w:lang w:val="fr-CA" w:eastAsia="fr-CA"/>
    </w:rPr>
  </w:style>
  <w:style w:type="paragraph" w:styleId="Titre1">
    <w:name w:val="heading 1"/>
    <w:basedOn w:val="Normal"/>
    <w:next w:val="Normal"/>
    <w:link w:val="Titre1Car"/>
    <w:uiPriority w:val="9"/>
    <w:qFormat/>
    <w:rsid w:val="003573E6"/>
    <w:pPr>
      <w:keepNext/>
      <w:keepLines/>
      <w:pBdr>
        <w:bottom w:val="single" w:sz="4" w:space="1" w:color="auto"/>
      </w:pBdr>
      <w:spacing w:before="240" w:after="240"/>
      <w:outlineLvl w:val="0"/>
    </w:pPr>
    <w:rPr>
      <w:rFonts w:eastAsiaTheme="majorEastAsia" w:cstheme="majorBidi"/>
      <w:b/>
      <w:smallCaps/>
      <w:color w:val="auto"/>
      <w:sz w:val="32"/>
      <w:szCs w:val="32"/>
    </w:rPr>
  </w:style>
  <w:style w:type="paragraph" w:styleId="Titre2">
    <w:name w:val="heading 2"/>
    <w:basedOn w:val="Normal"/>
    <w:next w:val="Normal"/>
    <w:link w:val="Titre2Car"/>
    <w:uiPriority w:val="9"/>
    <w:unhideWhenUsed/>
    <w:qFormat/>
    <w:rsid w:val="00630557"/>
    <w:pPr>
      <w:keepNext/>
      <w:spacing w:before="200" w:after="60" w:line="276" w:lineRule="auto"/>
      <w:outlineLvl w:val="1"/>
    </w:pPr>
    <w:rPr>
      <w:rFonts w:ascii="Calibri Light" w:hAnsi="Calibri Light" w:cs="Calibri Light"/>
      <w:b/>
      <w:bCs/>
      <w:color w:val="auto"/>
      <w:sz w:val="26"/>
      <w:szCs w:val="26"/>
      <w:u w:val="single"/>
    </w:rPr>
  </w:style>
  <w:style w:type="paragraph" w:styleId="Titre3">
    <w:name w:val="heading 3"/>
    <w:basedOn w:val="Normal"/>
    <w:next w:val="Normal"/>
    <w:link w:val="Titre3Car"/>
    <w:uiPriority w:val="9"/>
    <w:unhideWhenUsed/>
    <w:qFormat/>
    <w:rsid w:val="00630557"/>
    <w:pPr>
      <w:keepNext/>
      <w:keepLines/>
      <w:spacing w:before="240" w:after="60" w:line="240" w:lineRule="auto"/>
      <w:outlineLvl w:val="2"/>
    </w:pPr>
    <w:rPr>
      <w:rFonts w:eastAsiaTheme="majorEastAsia" w:cstheme="majorBidi"/>
      <w:b/>
      <w:color w:val="auto"/>
      <w:szCs w:val="24"/>
      <w:lang w:val="en-CA"/>
    </w:rPr>
  </w:style>
  <w:style w:type="paragraph" w:styleId="Titre4">
    <w:name w:val="heading 4"/>
    <w:basedOn w:val="Normal"/>
    <w:next w:val="Normal"/>
    <w:link w:val="Titre4Car"/>
    <w:uiPriority w:val="9"/>
    <w:semiHidden/>
    <w:unhideWhenUsed/>
    <w:qFormat/>
    <w:rsid w:val="004733A6"/>
    <w:pPr>
      <w:keepNext/>
      <w:keepLines/>
      <w:spacing w:before="40" w:after="0"/>
      <w:outlineLvl w:val="3"/>
    </w:pPr>
    <w:rPr>
      <w:rFonts w:eastAsiaTheme="majorEastAsia"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717C"/>
    <w:pPr>
      <w:tabs>
        <w:tab w:val="center" w:pos="4680"/>
        <w:tab w:val="right" w:pos="9360"/>
      </w:tabs>
      <w:spacing w:after="0" w:line="240" w:lineRule="auto"/>
    </w:pPr>
  </w:style>
  <w:style w:type="character" w:customStyle="1" w:styleId="En-tteCar">
    <w:name w:val="En-tête Car"/>
    <w:basedOn w:val="Policepardfaut"/>
    <w:link w:val="En-tte"/>
    <w:uiPriority w:val="99"/>
    <w:rsid w:val="0008717C"/>
  </w:style>
  <w:style w:type="paragraph" w:styleId="Pieddepage">
    <w:name w:val="footer"/>
    <w:basedOn w:val="Normal"/>
    <w:link w:val="PieddepageCar"/>
    <w:uiPriority w:val="99"/>
    <w:unhideWhenUsed/>
    <w:rsid w:val="0008717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717C"/>
  </w:style>
  <w:style w:type="paragraph" w:styleId="Sansinterligne">
    <w:name w:val="No Spacing"/>
    <w:uiPriority w:val="1"/>
    <w:qFormat/>
    <w:rsid w:val="005161EB"/>
    <w:pPr>
      <w:spacing w:after="0" w:line="240" w:lineRule="auto"/>
    </w:pPr>
    <w:rPr>
      <w:rFonts w:asciiTheme="minorHAnsi" w:hAnsiTheme="minorHAnsi" w:cstheme="minorBidi"/>
      <w:color w:val="auto"/>
    </w:rPr>
  </w:style>
  <w:style w:type="character" w:customStyle="1" w:styleId="Titre2Car">
    <w:name w:val="Titre 2 Car"/>
    <w:basedOn w:val="Policepardfaut"/>
    <w:link w:val="Titre2"/>
    <w:uiPriority w:val="9"/>
    <w:rsid w:val="00630557"/>
    <w:rPr>
      <w:rFonts w:ascii="Calibri Light" w:hAnsi="Calibri Light" w:cs="Calibri Light"/>
      <w:b/>
      <w:bCs/>
      <w:color w:val="auto"/>
      <w:sz w:val="26"/>
      <w:szCs w:val="26"/>
      <w:u w:val="single"/>
      <w:lang w:val="fr-CA" w:eastAsia="fr-CA"/>
    </w:rPr>
  </w:style>
  <w:style w:type="paragraph" w:styleId="Titre">
    <w:name w:val="Title"/>
    <w:basedOn w:val="Normal"/>
    <w:next w:val="Normal"/>
    <w:link w:val="TitreCar"/>
    <w:uiPriority w:val="10"/>
    <w:qFormat/>
    <w:rsid w:val="001D61AB"/>
    <w:pPr>
      <w:spacing w:after="0" w:line="240" w:lineRule="auto"/>
      <w:contextualSpacing/>
    </w:pPr>
    <w:rPr>
      <w:rFonts w:eastAsiaTheme="majorEastAsia" w:cstheme="majorBidi"/>
      <w:smallCaps/>
      <w:color w:val="auto"/>
      <w:spacing w:val="-10"/>
      <w:kern w:val="28"/>
      <w:sz w:val="44"/>
      <w:szCs w:val="56"/>
      <w:lang w:val="en-CA"/>
    </w:rPr>
  </w:style>
  <w:style w:type="character" w:customStyle="1" w:styleId="TitreCar">
    <w:name w:val="Titre Car"/>
    <w:basedOn w:val="Policepardfaut"/>
    <w:link w:val="Titre"/>
    <w:uiPriority w:val="10"/>
    <w:rsid w:val="001D61AB"/>
    <w:rPr>
      <w:rFonts w:asciiTheme="majorHAnsi" w:eastAsiaTheme="majorEastAsia" w:hAnsiTheme="majorHAnsi" w:cstheme="majorBidi"/>
      <w:smallCaps/>
      <w:color w:val="auto"/>
      <w:spacing w:val="-10"/>
      <w:kern w:val="28"/>
      <w:sz w:val="44"/>
      <w:szCs w:val="56"/>
      <w:lang w:eastAsia="fr-CA"/>
    </w:rPr>
  </w:style>
  <w:style w:type="character" w:customStyle="1" w:styleId="Titre3Car">
    <w:name w:val="Titre 3 Car"/>
    <w:basedOn w:val="Policepardfaut"/>
    <w:link w:val="Titre3"/>
    <w:uiPriority w:val="9"/>
    <w:rsid w:val="00630557"/>
    <w:rPr>
      <w:rFonts w:asciiTheme="majorHAnsi" w:eastAsiaTheme="majorEastAsia" w:hAnsiTheme="majorHAnsi" w:cstheme="majorBidi"/>
      <w:b/>
      <w:color w:val="auto"/>
      <w:szCs w:val="24"/>
      <w:lang w:eastAsia="fr-CA"/>
    </w:rPr>
  </w:style>
  <w:style w:type="paragraph" w:styleId="Sous-titre">
    <w:name w:val="Subtitle"/>
    <w:basedOn w:val="Normal"/>
    <w:next w:val="Normal"/>
    <w:link w:val="Sous-titreCar"/>
    <w:uiPriority w:val="11"/>
    <w:qFormat/>
    <w:rsid w:val="001E2B35"/>
    <w:pPr>
      <w:numPr>
        <w:ilvl w:val="1"/>
      </w:numPr>
    </w:pPr>
    <w:rPr>
      <w:rFonts w:asciiTheme="minorHAnsi" w:eastAsia="Times New Roman" w:hAnsiTheme="minorHAnsi" w:cstheme="minorBidi"/>
      <w:color w:val="5A5A5A" w:themeColor="text1" w:themeTint="A5"/>
      <w:spacing w:val="15"/>
    </w:rPr>
  </w:style>
  <w:style w:type="character" w:customStyle="1" w:styleId="Sous-titreCar">
    <w:name w:val="Sous-titre Car"/>
    <w:basedOn w:val="Policepardfaut"/>
    <w:link w:val="Sous-titre"/>
    <w:uiPriority w:val="11"/>
    <w:rsid w:val="001E2B35"/>
    <w:rPr>
      <w:rFonts w:asciiTheme="minorHAnsi" w:eastAsia="Times New Roman" w:hAnsiTheme="minorHAnsi" w:cstheme="minorBidi"/>
      <w:color w:val="5A5A5A" w:themeColor="text1" w:themeTint="A5"/>
      <w:spacing w:val="15"/>
      <w:lang w:val="fr-CA" w:eastAsia="fr-CA"/>
    </w:rPr>
  </w:style>
  <w:style w:type="table" w:styleId="Grilledutableau">
    <w:name w:val="Table Grid"/>
    <w:basedOn w:val="TableauNormal"/>
    <w:uiPriority w:val="59"/>
    <w:rsid w:val="001E2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E2B35"/>
    <w:rPr>
      <w:color w:val="0563C1" w:themeColor="hyperlink"/>
      <w:u w:val="single"/>
    </w:rPr>
  </w:style>
  <w:style w:type="character" w:styleId="Marquedecommentaire">
    <w:name w:val="annotation reference"/>
    <w:basedOn w:val="Policepardfaut"/>
    <w:uiPriority w:val="99"/>
    <w:semiHidden/>
    <w:unhideWhenUsed/>
    <w:rsid w:val="00BB55EA"/>
    <w:rPr>
      <w:sz w:val="16"/>
      <w:szCs w:val="16"/>
    </w:rPr>
  </w:style>
  <w:style w:type="paragraph" w:styleId="Commentaire">
    <w:name w:val="annotation text"/>
    <w:basedOn w:val="Normal"/>
    <w:link w:val="CommentaireCar"/>
    <w:uiPriority w:val="99"/>
    <w:semiHidden/>
    <w:unhideWhenUsed/>
    <w:rsid w:val="00BB55EA"/>
    <w:pPr>
      <w:spacing w:line="240" w:lineRule="auto"/>
    </w:pPr>
    <w:rPr>
      <w:sz w:val="20"/>
      <w:szCs w:val="20"/>
    </w:rPr>
  </w:style>
  <w:style w:type="character" w:customStyle="1" w:styleId="CommentaireCar">
    <w:name w:val="Commentaire Car"/>
    <w:basedOn w:val="Policepardfaut"/>
    <w:link w:val="Commentaire"/>
    <w:uiPriority w:val="99"/>
    <w:semiHidden/>
    <w:rsid w:val="00BB55EA"/>
    <w:rPr>
      <w:rFonts w:asciiTheme="majorHAnsi" w:hAnsiTheme="majorHAnsi" w:cstheme="majorHAnsi"/>
      <w:sz w:val="20"/>
      <w:szCs w:val="20"/>
      <w:lang w:val="fr-CA" w:eastAsia="fr-CA"/>
    </w:rPr>
  </w:style>
  <w:style w:type="paragraph" w:styleId="Objetducommentaire">
    <w:name w:val="annotation subject"/>
    <w:basedOn w:val="Commentaire"/>
    <w:next w:val="Commentaire"/>
    <w:link w:val="ObjetducommentaireCar"/>
    <w:uiPriority w:val="99"/>
    <w:semiHidden/>
    <w:unhideWhenUsed/>
    <w:rsid w:val="00BB55EA"/>
    <w:rPr>
      <w:b/>
      <w:bCs/>
    </w:rPr>
  </w:style>
  <w:style w:type="character" w:customStyle="1" w:styleId="ObjetducommentaireCar">
    <w:name w:val="Objet du commentaire Car"/>
    <w:basedOn w:val="CommentaireCar"/>
    <w:link w:val="Objetducommentaire"/>
    <w:uiPriority w:val="99"/>
    <w:semiHidden/>
    <w:rsid w:val="00BB55EA"/>
    <w:rPr>
      <w:rFonts w:asciiTheme="majorHAnsi" w:hAnsiTheme="majorHAnsi" w:cstheme="majorHAnsi"/>
      <w:b/>
      <w:bCs/>
      <w:sz w:val="20"/>
      <w:szCs w:val="20"/>
      <w:lang w:val="fr-CA" w:eastAsia="fr-CA"/>
    </w:rPr>
  </w:style>
  <w:style w:type="paragraph" w:styleId="Textedebulles">
    <w:name w:val="Balloon Text"/>
    <w:basedOn w:val="Normal"/>
    <w:link w:val="TextedebullesCar"/>
    <w:uiPriority w:val="99"/>
    <w:semiHidden/>
    <w:unhideWhenUsed/>
    <w:rsid w:val="00BB55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B55EA"/>
    <w:rPr>
      <w:rFonts w:ascii="Segoe UI" w:hAnsi="Segoe UI" w:cs="Segoe UI"/>
      <w:sz w:val="18"/>
      <w:szCs w:val="18"/>
      <w:lang w:val="fr-CA" w:eastAsia="fr-CA"/>
    </w:rPr>
  </w:style>
  <w:style w:type="paragraph" w:customStyle="1" w:styleId="Default">
    <w:name w:val="Default"/>
    <w:rsid w:val="00194F38"/>
    <w:pPr>
      <w:autoSpaceDE w:val="0"/>
      <w:autoSpaceDN w:val="0"/>
      <w:adjustRightInd w:val="0"/>
      <w:spacing w:after="0" w:line="240" w:lineRule="auto"/>
    </w:pPr>
    <w:rPr>
      <w:rFonts w:ascii="Cambria" w:eastAsia="Times New Roman" w:hAnsi="Cambria" w:cs="Cambria"/>
      <w:color w:val="000000"/>
      <w:sz w:val="24"/>
      <w:szCs w:val="24"/>
      <w:lang w:val="en-US"/>
    </w:rPr>
  </w:style>
  <w:style w:type="character" w:customStyle="1" w:styleId="Titre1Car">
    <w:name w:val="Titre 1 Car"/>
    <w:basedOn w:val="Policepardfaut"/>
    <w:link w:val="Titre1"/>
    <w:uiPriority w:val="9"/>
    <w:rsid w:val="003573E6"/>
    <w:rPr>
      <w:rFonts w:asciiTheme="majorHAnsi" w:eastAsiaTheme="majorEastAsia" w:hAnsiTheme="majorHAnsi" w:cstheme="majorBidi"/>
      <w:b/>
      <w:smallCaps/>
      <w:color w:val="auto"/>
      <w:sz w:val="32"/>
      <w:szCs w:val="32"/>
      <w:lang w:val="fr-CA" w:eastAsia="fr-CA"/>
    </w:rPr>
  </w:style>
  <w:style w:type="paragraph" w:styleId="En-ttedetabledesmatires">
    <w:name w:val="TOC Heading"/>
    <w:basedOn w:val="Titre1"/>
    <w:next w:val="Normal"/>
    <w:uiPriority w:val="39"/>
    <w:unhideWhenUsed/>
    <w:qFormat/>
    <w:rsid w:val="00A81AB9"/>
    <w:pPr>
      <w:outlineLvl w:val="9"/>
    </w:pPr>
    <w:rPr>
      <w:lang w:val="en-CA" w:eastAsia="en-CA"/>
    </w:rPr>
  </w:style>
  <w:style w:type="paragraph" w:styleId="TM3">
    <w:name w:val="toc 3"/>
    <w:basedOn w:val="Normal"/>
    <w:next w:val="Normal"/>
    <w:autoRedefine/>
    <w:uiPriority w:val="39"/>
    <w:unhideWhenUsed/>
    <w:rsid w:val="00A81AB9"/>
    <w:pPr>
      <w:spacing w:after="100"/>
      <w:ind w:left="440"/>
    </w:pPr>
  </w:style>
  <w:style w:type="paragraph" w:styleId="Rvision">
    <w:name w:val="Revision"/>
    <w:hidden/>
    <w:uiPriority w:val="99"/>
    <w:semiHidden/>
    <w:rsid w:val="00A81AB9"/>
    <w:pPr>
      <w:spacing w:after="0" w:line="240" w:lineRule="auto"/>
    </w:pPr>
    <w:rPr>
      <w:rFonts w:asciiTheme="majorHAnsi" w:hAnsiTheme="majorHAnsi" w:cstheme="majorHAnsi"/>
      <w:lang w:val="fr-CA" w:eastAsia="fr-CA"/>
    </w:rPr>
  </w:style>
  <w:style w:type="paragraph" w:styleId="TM1">
    <w:name w:val="toc 1"/>
    <w:basedOn w:val="Normal"/>
    <w:next w:val="Normal"/>
    <w:autoRedefine/>
    <w:uiPriority w:val="39"/>
    <w:unhideWhenUsed/>
    <w:rsid w:val="001E2E86"/>
    <w:pPr>
      <w:spacing w:after="100"/>
    </w:pPr>
    <w:rPr>
      <w:smallCaps/>
    </w:rPr>
  </w:style>
  <w:style w:type="paragraph" w:styleId="TM2">
    <w:name w:val="toc 2"/>
    <w:basedOn w:val="Normal"/>
    <w:next w:val="Normal"/>
    <w:autoRedefine/>
    <w:uiPriority w:val="39"/>
    <w:unhideWhenUsed/>
    <w:rsid w:val="00020EA0"/>
    <w:pPr>
      <w:spacing w:after="100"/>
      <w:ind w:left="220"/>
    </w:pPr>
  </w:style>
  <w:style w:type="paragraph" w:styleId="Lgende">
    <w:name w:val="caption"/>
    <w:basedOn w:val="Normal"/>
    <w:next w:val="Normal"/>
    <w:uiPriority w:val="35"/>
    <w:unhideWhenUsed/>
    <w:qFormat/>
    <w:rsid w:val="00F000C4"/>
    <w:pPr>
      <w:spacing w:after="60" w:line="240" w:lineRule="auto"/>
    </w:pPr>
    <w:rPr>
      <w:i/>
      <w:iCs/>
      <w:color w:val="auto"/>
      <w:sz w:val="18"/>
      <w:szCs w:val="18"/>
    </w:rPr>
  </w:style>
  <w:style w:type="character" w:customStyle="1" w:styleId="Titre4Car">
    <w:name w:val="Titre 4 Car"/>
    <w:basedOn w:val="Policepardfaut"/>
    <w:link w:val="Titre4"/>
    <w:uiPriority w:val="9"/>
    <w:semiHidden/>
    <w:rsid w:val="004733A6"/>
    <w:rPr>
      <w:rFonts w:asciiTheme="majorHAnsi" w:eastAsiaTheme="majorEastAsia" w:hAnsiTheme="majorHAnsi" w:cstheme="majorBidi"/>
      <w:i/>
      <w:iCs/>
      <w:color w:val="2E74B5" w:themeColor="accent1" w:themeShade="BF"/>
      <w:lang w:val="fr-CA" w:eastAsia="fr-CA"/>
    </w:rPr>
  </w:style>
  <w:style w:type="paragraph" w:styleId="Paragraphedeliste">
    <w:name w:val="List Paragraph"/>
    <w:basedOn w:val="Normal"/>
    <w:uiPriority w:val="34"/>
    <w:qFormat/>
    <w:rsid w:val="00825588"/>
    <w:pPr>
      <w:ind w:left="720"/>
      <w:contextualSpacing/>
    </w:pPr>
    <w:rPr>
      <w:sz w:val="20"/>
    </w:rPr>
  </w:style>
  <w:style w:type="paragraph" w:customStyle="1" w:styleId="Source">
    <w:name w:val="Source"/>
    <w:basedOn w:val="Normal"/>
    <w:qFormat/>
    <w:rsid w:val="00EB49DD"/>
    <w:pPr>
      <w:shd w:val="pct10" w:color="auto" w:fill="auto"/>
      <w:spacing w:after="0" w:line="240" w:lineRule="auto"/>
      <w:ind w:left="567" w:right="1134"/>
    </w:pPr>
    <w:rPr>
      <w:noProof/>
      <w:sz w:val="16"/>
      <w:lang w:val="en-CA"/>
    </w:rPr>
  </w:style>
  <w:style w:type="paragraph" w:customStyle="1" w:styleId="Style1">
    <w:name w:val="Style1"/>
    <w:basedOn w:val="Normal"/>
    <w:qFormat/>
    <w:rsid w:val="00ED7840"/>
    <w:pPr>
      <w:shd w:val="clear" w:color="auto" w:fill="D9D9D9" w:themeFill="background1" w:themeFillShade="D9"/>
      <w:spacing w:before="240" w:after="240" w:line="240" w:lineRule="auto"/>
      <w:ind w:left="284" w:right="284"/>
    </w:pPr>
    <w:rPr>
      <w:lang w:val="en-CA" w:eastAsia="en-US"/>
    </w:rPr>
  </w:style>
  <w:style w:type="paragraph" w:styleId="NormalWeb">
    <w:name w:val="Normal (Web)"/>
    <w:basedOn w:val="Normal"/>
    <w:uiPriority w:val="99"/>
    <w:semiHidden/>
    <w:unhideWhenUsed/>
    <w:rsid w:val="005021B4"/>
    <w:pPr>
      <w:spacing w:before="100" w:beforeAutospacing="1" w:after="100" w:afterAutospacing="1" w:line="240" w:lineRule="auto"/>
    </w:pPr>
    <w:rPr>
      <w:rFonts w:ascii="Times New Roman" w:eastAsiaTheme="minorEastAsia"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08701">
      <w:bodyDiv w:val="1"/>
      <w:marLeft w:val="0"/>
      <w:marRight w:val="0"/>
      <w:marTop w:val="0"/>
      <w:marBottom w:val="0"/>
      <w:divBdr>
        <w:top w:val="none" w:sz="0" w:space="0" w:color="auto"/>
        <w:left w:val="none" w:sz="0" w:space="0" w:color="auto"/>
        <w:bottom w:val="none" w:sz="0" w:space="0" w:color="auto"/>
        <w:right w:val="none" w:sz="0" w:space="0" w:color="auto"/>
      </w:divBdr>
      <w:divsChild>
        <w:div w:id="152991579">
          <w:marLeft w:val="0"/>
          <w:marRight w:val="0"/>
          <w:marTop w:val="0"/>
          <w:marBottom w:val="0"/>
          <w:divBdr>
            <w:top w:val="none" w:sz="0" w:space="0" w:color="auto"/>
            <w:left w:val="none" w:sz="0" w:space="0" w:color="auto"/>
            <w:bottom w:val="none" w:sz="0" w:space="0" w:color="auto"/>
            <w:right w:val="none" w:sz="0" w:space="0" w:color="auto"/>
          </w:divBdr>
          <w:divsChild>
            <w:div w:id="37170780">
              <w:marLeft w:val="0"/>
              <w:marRight w:val="0"/>
              <w:marTop w:val="0"/>
              <w:marBottom w:val="0"/>
              <w:divBdr>
                <w:top w:val="none" w:sz="0" w:space="0" w:color="auto"/>
                <w:left w:val="none" w:sz="0" w:space="0" w:color="auto"/>
                <w:bottom w:val="none" w:sz="0" w:space="0" w:color="auto"/>
                <w:right w:val="none" w:sz="0" w:space="0" w:color="auto"/>
              </w:divBdr>
            </w:div>
            <w:div w:id="66806669">
              <w:marLeft w:val="0"/>
              <w:marRight w:val="0"/>
              <w:marTop w:val="0"/>
              <w:marBottom w:val="0"/>
              <w:divBdr>
                <w:top w:val="none" w:sz="0" w:space="0" w:color="auto"/>
                <w:left w:val="none" w:sz="0" w:space="0" w:color="auto"/>
                <w:bottom w:val="none" w:sz="0" w:space="0" w:color="auto"/>
                <w:right w:val="none" w:sz="0" w:space="0" w:color="auto"/>
              </w:divBdr>
            </w:div>
            <w:div w:id="287977379">
              <w:marLeft w:val="0"/>
              <w:marRight w:val="0"/>
              <w:marTop w:val="0"/>
              <w:marBottom w:val="0"/>
              <w:divBdr>
                <w:top w:val="none" w:sz="0" w:space="0" w:color="auto"/>
                <w:left w:val="none" w:sz="0" w:space="0" w:color="auto"/>
                <w:bottom w:val="none" w:sz="0" w:space="0" w:color="auto"/>
                <w:right w:val="none" w:sz="0" w:space="0" w:color="auto"/>
              </w:divBdr>
            </w:div>
            <w:div w:id="315955898">
              <w:marLeft w:val="0"/>
              <w:marRight w:val="0"/>
              <w:marTop w:val="0"/>
              <w:marBottom w:val="0"/>
              <w:divBdr>
                <w:top w:val="none" w:sz="0" w:space="0" w:color="auto"/>
                <w:left w:val="none" w:sz="0" w:space="0" w:color="auto"/>
                <w:bottom w:val="none" w:sz="0" w:space="0" w:color="auto"/>
                <w:right w:val="none" w:sz="0" w:space="0" w:color="auto"/>
              </w:divBdr>
            </w:div>
            <w:div w:id="353583497">
              <w:marLeft w:val="0"/>
              <w:marRight w:val="0"/>
              <w:marTop w:val="0"/>
              <w:marBottom w:val="0"/>
              <w:divBdr>
                <w:top w:val="none" w:sz="0" w:space="0" w:color="auto"/>
                <w:left w:val="none" w:sz="0" w:space="0" w:color="auto"/>
                <w:bottom w:val="none" w:sz="0" w:space="0" w:color="auto"/>
                <w:right w:val="none" w:sz="0" w:space="0" w:color="auto"/>
              </w:divBdr>
            </w:div>
            <w:div w:id="536165924">
              <w:marLeft w:val="0"/>
              <w:marRight w:val="0"/>
              <w:marTop w:val="0"/>
              <w:marBottom w:val="0"/>
              <w:divBdr>
                <w:top w:val="none" w:sz="0" w:space="0" w:color="auto"/>
                <w:left w:val="none" w:sz="0" w:space="0" w:color="auto"/>
                <w:bottom w:val="none" w:sz="0" w:space="0" w:color="auto"/>
                <w:right w:val="none" w:sz="0" w:space="0" w:color="auto"/>
              </w:divBdr>
            </w:div>
            <w:div w:id="536284763">
              <w:marLeft w:val="0"/>
              <w:marRight w:val="0"/>
              <w:marTop w:val="0"/>
              <w:marBottom w:val="0"/>
              <w:divBdr>
                <w:top w:val="none" w:sz="0" w:space="0" w:color="auto"/>
                <w:left w:val="none" w:sz="0" w:space="0" w:color="auto"/>
                <w:bottom w:val="none" w:sz="0" w:space="0" w:color="auto"/>
                <w:right w:val="none" w:sz="0" w:space="0" w:color="auto"/>
              </w:divBdr>
            </w:div>
            <w:div w:id="623268299">
              <w:marLeft w:val="0"/>
              <w:marRight w:val="0"/>
              <w:marTop w:val="0"/>
              <w:marBottom w:val="0"/>
              <w:divBdr>
                <w:top w:val="none" w:sz="0" w:space="0" w:color="auto"/>
                <w:left w:val="none" w:sz="0" w:space="0" w:color="auto"/>
                <w:bottom w:val="none" w:sz="0" w:space="0" w:color="auto"/>
                <w:right w:val="none" w:sz="0" w:space="0" w:color="auto"/>
              </w:divBdr>
            </w:div>
            <w:div w:id="802773238">
              <w:marLeft w:val="0"/>
              <w:marRight w:val="0"/>
              <w:marTop w:val="0"/>
              <w:marBottom w:val="0"/>
              <w:divBdr>
                <w:top w:val="none" w:sz="0" w:space="0" w:color="auto"/>
                <w:left w:val="none" w:sz="0" w:space="0" w:color="auto"/>
                <w:bottom w:val="none" w:sz="0" w:space="0" w:color="auto"/>
                <w:right w:val="none" w:sz="0" w:space="0" w:color="auto"/>
              </w:divBdr>
            </w:div>
            <w:div w:id="896206916">
              <w:marLeft w:val="0"/>
              <w:marRight w:val="0"/>
              <w:marTop w:val="0"/>
              <w:marBottom w:val="0"/>
              <w:divBdr>
                <w:top w:val="none" w:sz="0" w:space="0" w:color="auto"/>
                <w:left w:val="none" w:sz="0" w:space="0" w:color="auto"/>
                <w:bottom w:val="none" w:sz="0" w:space="0" w:color="auto"/>
                <w:right w:val="none" w:sz="0" w:space="0" w:color="auto"/>
              </w:divBdr>
            </w:div>
            <w:div w:id="956839389">
              <w:marLeft w:val="0"/>
              <w:marRight w:val="0"/>
              <w:marTop w:val="0"/>
              <w:marBottom w:val="0"/>
              <w:divBdr>
                <w:top w:val="none" w:sz="0" w:space="0" w:color="auto"/>
                <w:left w:val="none" w:sz="0" w:space="0" w:color="auto"/>
                <w:bottom w:val="none" w:sz="0" w:space="0" w:color="auto"/>
                <w:right w:val="none" w:sz="0" w:space="0" w:color="auto"/>
              </w:divBdr>
            </w:div>
            <w:div w:id="1099372857">
              <w:marLeft w:val="0"/>
              <w:marRight w:val="0"/>
              <w:marTop w:val="0"/>
              <w:marBottom w:val="0"/>
              <w:divBdr>
                <w:top w:val="none" w:sz="0" w:space="0" w:color="auto"/>
                <w:left w:val="none" w:sz="0" w:space="0" w:color="auto"/>
                <w:bottom w:val="none" w:sz="0" w:space="0" w:color="auto"/>
                <w:right w:val="none" w:sz="0" w:space="0" w:color="auto"/>
              </w:divBdr>
            </w:div>
            <w:div w:id="1279986826">
              <w:marLeft w:val="0"/>
              <w:marRight w:val="0"/>
              <w:marTop w:val="0"/>
              <w:marBottom w:val="0"/>
              <w:divBdr>
                <w:top w:val="none" w:sz="0" w:space="0" w:color="auto"/>
                <w:left w:val="none" w:sz="0" w:space="0" w:color="auto"/>
                <w:bottom w:val="none" w:sz="0" w:space="0" w:color="auto"/>
                <w:right w:val="none" w:sz="0" w:space="0" w:color="auto"/>
              </w:divBdr>
            </w:div>
            <w:div w:id="1292858636">
              <w:marLeft w:val="0"/>
              <w:marRight w:val="0"/>
              <w:marTop w:val="0"/>
              <w:marBottom w:val="0"/>
              <w:divBdr>
                <w:top w:val="none" w:sz="0" w:space="0" w:color="auto"/>
                <w:left w:val="none" w:sz="0" w:space="0" w:color="auto"/>
                <w:bottom w:val="none" w:sz="0" w:space="0" w:color="auto"/>
                <w:right w:val="none" w:sz="0" w:space="0" w:color="auto"/>
              </w:divBdr>
            </w:div>
            <w:div w:id="1555507113">
              <w:marLeft w:val="0"/>
              <w:marRight w:val="0"/>
              <w:marTop w:val="0"/>
              <w:marBottom w:val="0"/>
              <w:divBdr>
                <w:top w:val="none" w:sz="0" w:space="0" w:color="auto"/>
                <w:left w:val="none" w:sz="0" w:space="0" w:color="auto"/>
                <w:bottom w:val="none" w:sz="0" w:space="0" w:color="auto"/>
                <w:right w:val="none" w:sz="0" w:space="0" w:color="auto"/>
              </w:divBdr>
            </w:div>
            <w:div w:id="1677687354">
              <w:marLeft w:val="0"/>
              <w:marRight w:val="0"/>
              <w:marTop w:val="0"/>
              <w:marBottom w:val="0"/>
              <w:divBdr>
                <w:top w:val="none" w:sz="0" w:space="0" w:color="auto"/>
                <w:left w:val="none" w:sz="0" w:space="0" w:color="auto"/>
                <w:bottom w:val="none" w:sz="0" w:space="0" w:color="auto"/>
                <w:right w:val="none" w:sz="0" w:space="0" w:color="auto"/>
              </w:divBdr>
            </w:div>
            <w:div w:id="1684817140">
              <w:marLeft w:val="0"/>
              <w:marRight w:val="0"/>
              <w:marTop w:val="0"/>
              <w:marBottom w:val="0"/>
              <w:divBdr>
                <w:top w:val="none" w:sz="0" w:space="0" w:color="auto"/>
                <w:left w:val="none" w:sz="0" w:space="0" w:color="auto"/>
                <w:bottom w:val="none" w:sz="0" w:space="0" w:color="auto"/>
                <w:right w:val="none" w:sz="0" w:space="0" w:color="auto"/>
              </w:divBdr>
            </w:div>
            <w:div w:id="1938514494">
              <w:marLeft w:val="0"/>
              <w:marRight w:val="0"/>
              <w:marTop w:val="0"/>
              <w:marBottom w:val="0"/>
              <w:divBdr>
                <w:top w:val="none" w:sz="0" w:space="0" w:color="auto"/>
                <w:left w:val="none" w:sz="0" w:space="0" w:color="auto"/>
                <w:bottom w:val="none" w:sz="0" w:space="0" w:color="auto"/>
                <w:right w:val="none" w:sz="0" w:space="0" w:color="auto"/>
              </w:divBdr>
            </w:div>
            <w:div w:id="1942099928">
              <w:marLeft w:val="0"/>
              <w:marRight w:val="0"/>
              <w:marTop w:val="0"/>
              <w:marBottom w:val="0"/>
              <w:divBdr>
                <w:top w:val="none" w:sz="0" w:space="0" w:color="auto"/>
                <w:left w:val="none" w:sz="0" w:space="0" w:color="auto"/>
                <w:bottom w:val="none" w:sz="0" w:space="0" w:color="auto"/>
                <w:right w:val="none" w:sz="0" w:space="0" w:color="auto"/>
              </w:divBdr>
            </w:div>
            <w:div w:id="20198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526">
      <w:bodyDiv w:val="1"/>
      <w:marLeft w:val="0"/>
      <w:marRight w:val="0"/>
      <w:marTop w:val="0"/>
      <w:marBottom w:val="0"/>
      <w:divBdr>
        <w:top w:val="none" w:sz="0" w:space="0" w:color="auto"/>
        <w:left w:val="none" w:sz="0" w:space="0" w:color="auto"/>
        <w:bottom w:val="none" w:sz="0" w:space="0" w:color="auto"/>
        <w:right w:val="none" w:sz="0" w:space="0" w:color="auto"/>
      </w:divBdr>
    </w:div>
    <w:div w:id="1050106350">
      <w:bodyDiv w:val="1"/>
      <w:marLeft w:val="0"/>
      <w:marRight w:val="0"/>
      <w:marTop w:val="0"/>
      <w:marBottom w:val="0"/>
      <w:divBdr>
        <w:top w:val="none" w:sz="0" w:space="0" w:color="auto"/>
        <w:left w:val="none" w:sz="0" w:space="0" w:color="auto"/>
        <w:bottom w:val="none" w:sz="0" w:space="0" w:color="auto"/>
        <w:right w:val="none" w:sz="0" w:space="0" w:color="auto"/>
      </w:divBdr>
    </w:div>
    <w:div w:id="1109163930">
      <w:bodyDiv w:val="1"/>
      <w:marLeft w:val="0"/>
      <w:marRight w:val="0"/>
      <w:marTop w:val="0"/>
      <w:marBottom w:val="0"/>
      <w:divBdr>
        <w:top w:val="none" w:sz="0" w:space="0" w:color="auto"/>
        <w:left w:val="none" w:sz="0" w:space="0" w:color="auto"/>
        <w:bottom w:val="none" w:sz="0" w:space="0" w:color="auto"/>
        <w:right w:val="none" w:sz="0" w:space="0" w:color="auto"/>
      </w:divBdr>
      <w:divsChild>
        <w:div w:id="185365510">
          <w:marLeft w:val="0"/>
          <w:marRight w:val="0"/>
          <w:marTop w:val="0"/>
          <w:marBottom w:val="0"/>
          <w:divBdr>
            <w:top w:val="none" w:sz="0" w:space="0" w:color="auto"/>
            <w:left w:val="none" w:sz="0" w:space="0" w:color="auto"/>
            <w:bottom w:val="none" w:sz="0" w:space="0" w:color="auto"/>
            <w:right w:val="none" w:sz="0" w:space="0" w:color="auto"/>
          </w:divBdr>
          <w:divsChild>
            <w:div w:id="76443586">
              <w:marLeft w:val="0"/>
              <w:marRight w:val="0"/>
              <w:marTop w:val="0"/>
              <w:marBottom w:val="0"/>
              <w:divBdr>
                <w:top w:val="none" w:sz="0" w:space="0" w:color="auto"/>
                <w:left w:val="none" w:sz="0" w:space="0" w:color="auto"/>
                <w:bottom w:val="none" w:sz="0" w:space="0" w:color="auto"/>
                <w:right w:val="none" w:sz="0" w:space="0" w:color="auto"/>
              </w:divBdr>
            </w:div>
            <w:div w:id="155387948">
              <w:marLeft w:val="0"/>
              <w:marRight w:val="0"/>
              <w:marTop w:val="0"/>
              <w:marBottom w:val="0"/>
              <w:divBdr>
                <w:top w:val="none" w:sz="0" w:space="0" w:color="auto"/>
                <w:left w:val="none" w:sz="0" w:space="0" w:color="auto"/>
                <w:bottom w:val="none" w:sz="0" w:space="0" w:color="auto"/>
                <w:right w:val="none" w:sz="0" w:space="0" w:color="auto"/>
              </w:divBdr>
            </w:div>
            <w:div w:id="156044116">
              <w:marLeft w:val="0"/>
              <w:marRight w:val="0"/>
              <w:marTop w:val="0"/>
              <w:marBottom w:val="0"/>
              <w:divBdr>
                <w:top w:val="none" w:sz="0" w:space="0" w:color="auto"/>
                <w:left w:val="none" w:sz="0" w:space="0" w:color="auto"/>
                <w:bottom w:val="none" w:sz="0" w:space="0" w:color="auto"/>
                <w:right w:val="none" w:sz="0" w:space="0" w:color="auto"/>
              </w:divBdr>
            </w:div>
            <w:div w:id="207113761">
              <w:marLeft w:val="0"/>
              <w:marRight w:val="0"/>
              <w:marTop w:val="0"/>
              <w:marBottom w:val="0"/>
              <w:divBdr>
                <w:top w:val="none" w:sz="0" w:space="0" w:color="auto"/>
                <w:left w:val="none" w:sz="0" w:space="0" w:color="auto"/>
                <w:bottom w:val="none" w:sz="0" w:space="0" w:color="auto"/>
                <w:right w:val="none" w:sz="0" w:space="0" w:color="auto"/>
              </w:divBdr>
            </w:div>
            <w:div w:id="234095518">
              <w:marLeft w:val="0"/>
              <w:marRight w:val="0"/>
              <w:marTop w:val="0"/>
              <w:marBottom w:val="0"/>
              <w:divBdr>
                <w:top w:val="none" w:sz="0" w:space="0" w:color="auto"/>
                <w:left w:val="none" w:sz="0" w:space="0" w:color="auto"/>
                <w:bottom w:val="none" w:sz="0" w:space="0" w:color="auto"/>
                <w:right w:val="none" w:sz="0" w:space="0" w:color="auto"/>
              </w:divBdr>
            </w:div>
            <w:div w:id="258951678">
              <w:marLeft w:val="0"/>
              <w:marRight w:val="0"/>
              <w:marTop w:val="0"/>
              <w:marBottom w:val="0"/>
              <w:divBdr>
                <w:top w:val="none" w:sz="0" w:space="0" w:color="auto"/>
                <w:left w:val="none" w:sz="0" w:space="0" w:color="auto"/>
                <w:bottom w:val="none" w:sz="0" w:space="0" w:color="auto"/>
                <w:right w:val="none" w:sz="0" w:space="0" w:color="auto"/>
              </w:divBdr>
            </w:div>
            <w:div w:id="261424481">
              <w:marLeft w:val="0"/>
              <w:marRight w:val="0"/>
              <w:marTop w:val="0"/>
              <w:marBottom w:val="0"/>
              <w:divBdr>
                <w:top w:val="none" w:sz="0" w:space="0" w:color="auto"/>
                <w:left w:val="none" w:sz="0" w:space="0" w:color="auto"/>
                <w:bottom w:val="none" w:sz="0" w:space="0" w:color="auto"/>
                <w:right w:val="none" w:sz="0" w:space="0" w:color="auto"/>
              </w:divBdr>
            </w:div>
            <w:div w:id="264113965">
              <w:marLeft w:val="0"/>
              <w:marRight w:val="0"/>
              <w:marTop w:val="0"/>
              <w:marBottom w:val="0"/>
              <w:divBdr>
                <w:top w:val="none" w:sz="0" w:space="0" w:color="auto"/>
                <w:left w:val="none" w:sz="0" w:space="0" w:color="auto"/>
                <w:bottom w:val="none" w:sz="0" w:space="0" w:color="auto"/>
                <w:right w:val="none" w:sz="0" w:space="0" w:color="auto"/>
              </w:divBdr>
            </w:div>
            <w:div w:id="282928500">
              <w:marLeft w:val="0"/>
              <w:marRight w:val="0"/>
              <w:marTop w:val="0"/>
              <w:marBottom w:val="0"/>
              <w:divBdr>
                <w:top w:val="none" w:sz="0" w:space="0" w:color="auto"/>
                <w:left w:val="none" w:sz="0" w:space="0" w:color="auto"/>
                <w:bottom w:val="none" w:sz="0" w:space="0" w:color="auto"/>
                <w:right w:val="none" w:sz="0" w:space="0" w:color="auto"/>
              </w:divBdr>
            </w:div>
            <w:div w:id="309142445">
              <w:marLeft w:val="0"/>
              <w:marRight w:val="0"/>
              <w:marTop w:val="0"/>
              <w:marBottom w:val="0"/>
              <w:divBdr>
                <w:top w:val="none" w:sz="0" w:space="0" w:color="auto"/>
                <w:left w:val="none" w:sz="0" w:space="0" w:color="auto"/>
                <w:bottom w:val="none" w:sz="0" w:space="0" w:color="auto"/>
                <w:right w:val="none" w:sz="0" w:space="0" w:color="auto"/>
              </w:divBdr>
            </w:div>
            <w:div w:id="344750049">
              <w:marLeft w:val="0"/>
              <w:marRight w:val="0"/>
              <w:marTop w:val="0"/>
              <w:marBottom w:val="0"/>
              <w:divBdr>
                <w:top w:val="none" w:sz="0" w:space="0" w:color="auto"/>
                <w:left w:val="none" w:sz="0" w:space="0" w:color="auto"/>
                <w:bottom w:val="none" w:sz="0" w:space="0" w:color="auto"/>
                <w:right w:val="none" w:sz="0" w:space="0" w:color="auto"/>
              </w:divBdr>
            </w:div>
            <w:div w:id="432942285">
              <w:marLeft w:val="0"/>
              <w:marRight w:val="0"/>
              <w:marTop w:val="0"/>
              <w:marBottom w:val="0"/>
              <w:divBdr>
                <w:top w:val="none" w:sz="0" w:space="0" w:color="auto"/>
                <w:left w:val="none" w:sz="0" w:space="0" w:color="auto"/>
                <w:bottom w:val="none" w:sz="0" w:space="0" w:color="auto"/>
                <w:right w:val="none" w:sz="0" w:space="0" w:color="auto"/>
              </w:divBdr>
            </w:div>
            <w:div w:id="452939092">
              <w:marLeft w:val="0"/>
              <w:marRight w:val="0"/>
              <w:marTop w:val="0"/>
              <w:marBottom w:val="0"/>
              <w:divBdr>
                <w:top w:val="none" w:sz="0" w:space="0" w:color="auto"/>
                <w:left w:val="none" w:sz="0" w:space="0" w:color="auto"/>
                <w:bottom w:val="none" w:sz="0" w:space="0" w:color="auto"/>
                <w:right w:val="none" w:sz="0" w:space="0" w:color="auto"/>
              </w:divBdr>
            </w:div>
            <w:div w:id="480149170">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488789825">
              <w:marLeft w:val="0"/>
              <w:marRight w:val="0"/>
              <w:marTop w:val="0"/>
              <w:marBottom w:val="0"/>
              <w:divBdr>
                <w:top w:val="none" w:sz="0" w:space="0" w:color="auto"/>
                <w:left w:val="none" w:sz="0" w:space="0" w:color="auto"/>
                <w:bottom w:val="none" w:sz="0" w:space="0" w:color="auto"/>
                <w:right w:val="none" w:sz="0" w:space="0" w:color="auto"/>
              </w:divBdr>
            </w:div>
            <w:div w:id="495995450">
              <w:marLeft w:val="0"/>
              <w:marRight w:val="0"/>
              <w:marTop w:val="0"/>
              <w:marBottom w:val="0"/>
              <w:divBdr>
                <w:top w:val="none" w:sz="0" w:space="0" w:color="auto"/>
                <w:left w:val="none" w:sz="0" w:space="0" w:color="auto"/>
                <w:bottom w:val="none" w:sz="0" w:space="0" w:color="auto"/>
                <w:right w:val="none" w:sz="0" w:space="0" w:color="auto"/>
              </w:divBdr>
            </w:div>
            <w:div w:id="504593054">
              <w:marLeft w:val="0"/>
              <w:marRight w:val="0"/>
              <w:marTop w:val="0"/>
              <w:marBottom w:val="0"/>
              <w:divBdr>
                <w:top w:val="none" w:sz="0" w:space="0" w:color="auto"/>
                <w:left w:val="none" w:sz="0" w:space="0" w:color="auto"/>
                <w:bottom w:val="none" w:sz="0" w:space="0" w:color="auto"/>
                <w:right w:val="none" w:sz="0" w:space="0" w:color="auto"/>
              </w:divBdr>
            </w:div>
            <w:div w:id="561676239">
              <w:marLeft w:val="0"/>
              <w:marRight w:val="0"/>
              <w:marTop w:val="0"/>
              <w:marBottom w:val="0"/>
              <w:divBdr>
                <w:top w:val="none" w:sz="0" w:space="0" w:color="auto"/>
                <w:left w:val="none" w:sz="0" w:space="0" w:color="auto"/>
                <w:bottom w:val="none" w:sz="0" w:space="0" w:color="auto"/>
                <w:right w:val="none" w:sz="0" w:space="0" w:color="auto"/>
              </w:divBdr>
            </w:div>
            <w:div w:id="594944535">
              <w:marLeft w:val="0"/>
              <w:marRight w:val="0"/>
              <w:marTop w:val="0"/>
              <w:marBottom w:val="0"/>
              <w:divBdr>
                <w:top w:val="none" w:sz="0" w:space="0" w:color="auto"/>
                <w:left w:val="none" w:sz="0" w:space="0" w:color="auto"/>
                <w:bottom w:val="none" w:sz="0" w:space="0" w:color="auto"/>
                <w:right w:val="none" w:sz="0" w:space="0" w:color="auto"/>
              </w:divBdr>
            </w:div>
            <w:div w:id="606043626">
              <w:marLeft w:val="0"/>
              <w:marRight w:val="0"/>
              <w:marTop w:val="0"/>
              <w:marBottom w:val="0"/>
              <w:divBdr>
                <w:top w:val="none" w:sz="0" w:space="0" w:color="auto"/>
                <w:left w:val="none" w:sz="0" w:space="0" w:color="auto"/>
                <w:bottom w:val="none" w:sz="0" w:space="0" w:color="auto"/>
                <w:right w:val="none" w:sz="0" w:space="0" w:color="auto"/>
              </w:divBdr>
            </w:div>
            <w:div w:id="632713087">
              <w:marLeft w:val="0"/>
              <w:marRight w:val="0"/>
              <w:marTop w:val="0"/>
              <w:marBottom w:val="0"/>
              <w:divBdr>
                <w:top w:val="none" w:sz="0" w:space="0" w:color="auto"/>
                <w:left w:val="none" w:sz="0" w:space="0" w:color="auto"/>
                <w:bottom w:val="none" w:sz="0" w:space="0" w:color="auto"/>
                <w:right w:val="none" w:sz="0" w:space="0" w:color="auto"/>
              </w:divBdr>
            </w:div>
            <w:div w:id="730612396">
              <w:marLeft w:val="0"/>
              <w:marRight w:val="0"/>
              <w:marTop w:val="0"/>
              <w:marBottom w:val="0"/>
              <w:divBdr>
                <w:top w:val="none" w:sz="0" w:space="0" w:color="auto"/>
                <w:left w:val="none" w:sz="0" w:space="0" w:color="auto"/>
                <w:bottom w:val="none" w:sz="0" w:space="0" w:color="auto"/>
                <w:right w:val="none" w:sz="0" w:space="0" w:color="auto"/>
              </w:divBdr>
            </w:div>
            <w:div w:id="758644922">
              <w:marLeft w:val="0"/>
              <w:marRight w:val="0"/>
              <w:marTop w:val="0"/>
              <w:marBottom w:val="0"/>
              <w:divBdr>
                <w:top w:val="none" w:sz="0" w:space="0" w:color="auto"/>
                <w:left w:val="none" w:sz="0" w:space="0" w:color="auto"/>
                <w:bottom w:val="none" w:sz="0" w:space="0" w:color="auto"/>
                <w:right w:val="none" w:sz="0" w:space="0" w:color="auto"/>
              </w:divBdr>
            </w:div>
            <w:div w:id="786894582">
              <w:marLeft w:val="0"/>
              <w:marRight w:val="0"/>
              <w:marTop w:val="0"/>
              <w:marBottom w:val="0"/>
              <w:divBdr>
                <w:top w:val="none" w:sz="0" w:space="0" w:color="auto"/>
                <w:left w:val="none" w:sz="0" w:space="0" w:color="auto"/>
                <w:bottom w:val="none" w:sz="0" w:space="0" w:color="auto"/>
                <w:right w:val="none" w:sz="0" w:space="0" w:color="auto"/>
              </w:divBdr>
            </w:div>
            <w:div w:id="826554281">
              <w:marLeft w:val="0"/>
              <w:marRight w:val="0"/>
              <w:marTop w:val="0"/>
              <w:marBottom w:val="0"/>
              <w:divBdr>
                <w:top w:val="none" w:sz="0" w:space="0" w:color="auto"/>
                <w:left w:val="none" w:sz="0" w:space="0" w:color="auto"/>
                <w:bottom w:val="none" w:sz="0" w:space="0" w:color="auto"/>
                <w:right w:val="none" w:sz="0" w:space="0" w:color="auto"/>
              </w:divBdr>
            </w:div>
            <w:div w:id="835804339">
              <w:marLeft w:val="0"/>
              <w:marRight w:val="0"/>
              <w:marTop w:val="0"/>
              <w:marBottom w:val="0"/>
              <w:divBdr>
                <w:top w:val="none" w:sz="0" w:space="0" w:color="auto"/>
                <w:left w:val="none" w:sz="0" w:space="0" w:color="auto"/>
                <w:bottom w:val="none" w:sz="0" w:space="0" w:color="auto"/>
                <w:right w:val="none" w:sz="0" w:space="0" w:color="auto"/>
              </w:divBdr>
            </w:div>
            <w:div w:id="844442159">
              <w:marLeft w:val="0"/>
              <w:marRight w:val="0"/>
              <w:marTop w:val="0"/>
              <w:marBottom w:val="0"/>
              <w:divBdr>
                <w:top w:val="none" w:sz="0" w:space="0" w:color="auto"/>
                <w:left w:val="none" w:sz="0" w:space="0" w:color="auto"/>
                <w:bottom w:val="none" w:sz="0" w:space="0" w:color="auto"/>
                <w:right w:val="none" w:sz="0" w:space="0" w:color="auto"/>
              </w:divBdr>
            </w:div>
            <w:div w:id="849291296">
              <w:marLeft w:val="0"/>
              <w:marRight w:val="0"/>
              <w:marTop w:val="0"/>
              <w:marBottom w:val="0"/>
              <w:divBdr>
                <w:top w:val="none" w:sz="0" w:space="0" w:color="auto"/>
                <w:left w:val="none" w:sz="0" w:space="0" w:color="auto"/>
                <w:bottom w:val="none" w:sz="0" w:space="0" w:color="auto"/>
                <w:right w:val="none" w:sz="0" w:space="0" w:color="auto"/>
              </w:divBdr>
            </w:div>
            <w:div w:id="859465608">
              <w:marLeft w:val="0"/>
              <w:marRight w:val="0"/>
              <w:marTop w:val="0"/>
              <w:marBottom w:val="0"/>
              <w:divBdr>
                <w:top w:val="none" w:sz="0" w:space="0" w:color="auto"/>
                <w:left w:val="none" w:sz="0" w:space="0" w:color="auto"/>
                <w:bottom w:val="none" w:sz="0" w:space="0" w:color="auto"/>
                <w:right w:val="none" w:sz="0" w:space="0" w:color="auto"/>
              </w:divBdr>
            </w:div>
            <w:div w:id="872574934">
              <w:marLeft w:val="0"/>
              <w:marRight w:val="0"/>
              <w:marTop w:val="0"/>
              <w:marBottom w:val="0"/>
              <w:divBdr>
                <w:top w:val="none" w:sz="0" w:space="0" w:color="auto"/>
                <w:left w:val="none" w:sz="0" w:space="0" w:color="auto"/>
                <w:bottom w:val="none" w:sz="0" w:space="0" w:color="auto"/>
                <w:right w:val="none" w:sz="0" w:space="0" w:color="auto"/>
              </w:divBdr>
            </w:div>
            <w:div w:id="878786060">
              <w:marLeft w:val="0"/>
              <w:marRight w:val="0"/>
              <w:marTop w:val="0"/>
              <w:marBottom w:val="0"/>
              <w:divBdr>
                <w:top w:val="none" w:sz="0" w:space="0" w:color="auto"/>
                <w:left w:val="none" w:sz="0" w:space="0" w:color="auto"/>
                <w:bottom w:val="none" w:sz="0" w:space="0" w:color="auto"/>
                <w:right w:val="none" w:sz="0" w:space="0" w:color="auto"/>
              </w:divBdr>
            </w:div>
            <w:div w:id="887031063">
              <w:marLeft w:val="0"/>
              <w:marRight w:val="0"/>
              <w:marTop w:val="0"/>
              <w:marBottom w:val="0"/>
              <w:divBdr>
                <w:top w:val="none" w:sz="0" w:space="0" w:color="auto"/>
                <w:left w:val="none" w:sz="0" w:space="0" w:color="auto"/>
                <w:bottom w:val="none" w:sz="0" w:space="0" w:color="auto"/>
                <w:right w:val="none" w:sz="0" w:space="0" w:color="auto"/>
              </w:divBdr>
            </w:div>
            <w:div w:id="888883022">
              <w:marLeft w:val="0"/>
              <w:marRight w:val="0"/>
              <w:marTop w:val="0"/>
              <w:marBottom w:val="0"/>
              <w:divBdr>
                <w:top w:val="none" w:sz="0" w:space="0" w:color="auto"/>
                <w:left w:val="none" w:sz="0" w:space="0" w:color="auto"/>
                <w:bottom w:val="none" w:sz="0" w:space="0" w:color="auto"/>
                <w:right w:val="none" w:sz="0" w:space="0" w:color="auto"/>
              </w:divBdr>
            </w:div>
            <w:div w:id="891577995">
              <w:marLeft w:val="0"/>
              <w:marRight w:val="0"/>
              <w:marTop w:val="0"/>
              <w:marBottom w:val="0"/>
              <w:divBdr>
                <w:top w:val="none" w:sz="0" w:space="0" w:color="auto"/>
                <w:left w:val="none" w:sz="0" w:space="0" w:color="auto"/>
                <w:bottom w:val="none" w:sz="0" w:space="0" w:color="auto"/>
                <w:right w:val="none" w:sz="0" w:space="0" w:color="auto"/>
              </w:divBdr>
            </w:div>
            <w:div w:id="902957115">
              <w:marLeft w:val="0"/>
              <w:marRight w:val="0"/>
              <w:marTop w:val="0"/>
              <w:marBottom w:val="0"/>
              <w:divBdr>
                <w:top w:val="none" w:sz="0" w:space="0" w:color="auto"/>
                <w:left w:val="none" w:sz="0" w:space="0" w:color="auto"/>
                <w:bottom w:val="none" w:sz="0" w:space="0" w:color="auto"/>
                <w:right w:val="none" w:sz="0" w:space="0" w:color="auto"/>
              </w:divBdr>
            </w:div>
            <w:div w:id="1005790980">
              <w:marLeft w:val="0"/>
              <w:marRight w:val="0"/>
              <w:marTop w:val="0"/>
              <w:marBottom w:val="0"/>
              <w:divBdr>
                <w:top w:val="none" w:sz="0" w:space="0" w:color="auto"/>
                <w:left w:val="none" w:sz="0" w:space="0" w:color="auto"/>
                <w:bottom w:val="none" w:sz="0" w:space="0" w:color="auto"/>
                <w:right w:val="none" w:sz="0" w:space="0" w:color="auto"/>
              </w:divBdr>
            </w:div>
            <w:div w:id="1135180745">
              <w:marLeft w:val="0"/>
              <w:marRight w:val="0"/>
              <w:marTop w:val="0"/>
              <w:marBottom w:val="0"/>
              <w:divBdr>
                <w:top w:val="none" w:sz="0" w:space="0" w:color="auto"/>
                <w:left w:val="none" w:sz="0" w:space="0" w:color="auto"/>
                <w:bottom w:val="none" w:sz="0" w:space="0" w:color="auto"/>
                <w:right w:val="none" w:sz="0" w:space="0" w:color="auto"/>
              </w:divBdr>
            </w:div>
            <w:div w:id="1148397451">
              <w:marLeft w:val="0"/>
              <w:marRight w:val="0"/>
              <w:marTop w:val="0"/>
              <w:marBottom w:val="0"/>
              <w:divBdr>
                <w:top w:val="none" w:sz="0" w:space="0" w:color="auto"/>
                <w:left w:val="none" w:sz="0" w:space="0" w:color="auto"/>
                <w:bottom w:val="none" w:sz="0" w:space="0" w:color="auto"/>
                <w:right w:val="none" w:sz="0" w:space="0" w:color="auto"/>
              </w:divBdr>
            </w:div>
            <w:div w:id="1228958474">
              <w:marLeft w:val="0"/>
              <w:marRight w:val="0"/>
              <w:marTop w:val="0"/>
              <w:marBottom w:val="0"/>
              <w:divBdr>
                <w:top w:val="none" w:sz="0" w:space="0" w:color="auto"/>
                <w:left w:val="none" w:sz="0" w:space="0" w:color="auto"/>
                <w:bottom w:val="none" w:sz="0" w:space="0" w:color="auto"/>
                <w:right w:val="none" w:sz="0" w:space="0" w:color="auto"/>
              </w:divBdr>
            </w:div>
            <w:div w:id="1284769287">
              <w:marLeft w:val="0"/>
              <w:marRight w:val="0"/>
              <w:marTop w:val="0"/>
              <w:marBottom w:val="0"/>
              <w:divBdr>
                <w:top w:val="none" w:sz="0" w:space="0" w:color="auto"/>
                <w:left w:val="none" w:sz="0" w:space="0" w:color="auto"/>
                <w:bottom w:val="none" w:sz="0" w:space="0" w:color="auto"/>
                <w:right w:val="none" w:sz="0" w:space="0" w:color="auto"/>
              </w:divBdr>
            </w:div>
            <w:div w:id="1314455955">
              <w:marLeft w:val="0"/>
              <w:marRight w:val="0"/>
              <w:marTop w:val="0"/>
              <w:marBottom w:val="0"/>
              <w:divBdr>
                <w:top w:val="none" w:sz="0" w:space="0" w:color="auto"/>
                <w:left w:val="none" w:sz="0" w:space="0" w:color="auto"/>
                <w:bottom w:val="none" w:sz="0" w:space="0" w:color="auto"/>
                <w:right w:val="none" w:sz="0" w:space="0" w:color="auto"/>
              </w:divBdr>
            </w:div>
            <w:div w:id="1336179989">
              <w:marLeft w:val="0"/>
              <w:marRight w:val="0"/>
              <w:marTop w:val="0"/>
              <w:marBottom w:val="0"/>
              <w:divBdr>
                <w:top w:val="none" w:sz="0" w:space="0" w:color="auto"/>
                <w:left w:val="none" w:sz="0" w:space="0" w:color="auto"/>
                <w:bottom w:val="none" w:sz="0" w:space="0" w:color="auto"/>
                <w:right w:val="none" w:sz="0" w:space="0" w:color="auto"/>
              </w:divBdr>
            </w:div>
            <w:div w:id="1371999764">
              <w:marLeft w:val="0"/>
              <w:marRight w:val="0"/>
              <w:marTop w:val="0"/>
              <w:marBottom w:val="0"/>
              <w:divBdr>
                <w:top w:val="none" w:sz="0" w:space="0" w:color="auto"/>
                <w:left w:val="none" w:sz="0" w:space="0" w:color="auto"/>
                <w:bottom w:val="none" w:sz="0" w:space="0" w:color="auto"/>
                <w:right w:val="none" w:sz="0" w:space="0" w:color="auto"/>
              </w:divBdr>
            </w:div>
            <w:div w:id="1436510691">
              <w:marLeft w:val="0"/>
              <w:marRight w:val="0"/>
              <w:marTop w:val="0"/>
              <w:marBottom w:val="0"/>
              <w:divBdr>
                <w:top w:val="none" w:sz="0" w:space="0" w:color="auto"/>
                <w:left w:val="none" w:sz="0" w:space="0" w:color="auto"/>
                <w:bottom w:val="none" w:sz="0" w:space="0" w:color="auto"/>
                <w:right w:val="none" w:sz="0" w:space="0" w:color="auto"/>
              </w:divBdr>
            </w:div>
            <w:div w:id="1457405221">
              <w:marLeft w:val="0"/>
              <w:marRight w:val="0"/>
              <w:marTop w:val="0"/>
              <w:marBottom w:val="0"/>
              <w:divBdr>
                <w:top w:val="none" w:sz="0" w:space="0" w:color="auto"/>
                <w:left w:val="none" w:sz="0" w:space="0" w:color="auto"/>
                <w:bottom w:val="none" w:sz="0" w:space="0" w:color="auto"/>
                <w:right w:val="none" w:sz="0" w:space="0" w:color="auto"/>
              </w:divBdr>
            </w:div>
            <w:div w:id="1531184680">
              <w:marLeft w:val="0"/>
              <w:marRight w:val="0"/>
              <w:marTop w:val="0"/>
              <w:marBottom w:val="0"/>
              <w:divBdr>
                <w:top w:val="none" w:sz="0" w:space="0" w:color="auto"/>
                <w:left w:val="none" w:sz="0" w:space="0" w:color="auto"/>
                <w:bottom w:val="none" w:sz="0" w:space="0" w:color="auto"/>
                <w:right w:val="none" w:sz="0" w:space="0" w:color="auto"/>
              </w:divBdr>
            </w:div>
            <w:div w:id="1531334894">
              <w:marLeft w:val="0"/>
              <w:marRight w:val="0"/>
              <w:marTop w:val="0"/>
              <w:marBottom w:val="0"/>
              <w:divBdr>
                <w:top w:val="none" w:sz="0" w:space="0" w:color="auto"/>
                <w:left w:val="none" w:sz="0" w:space="0" w:color="auto"/>
                <w:bottom w:val="none" w:sz="0" w:space="0" w:color="auto"/>
                <w:right w:val="none" w:sz="0" w:space="0" w:color="auto"/>
              </w:divBdr>
            </w:div>
            <w:div w:id="1541473673">
              <w:marLeft w:val="0"/>
              <w:marRight w:val="0"/>
              <w:marTop w:val="0"/>
              <w:marBottom w:val="0"/>
              <w:divBdr>
                <w:top w:val="none" w:sz="0" w:space="0" w:color="auto"/>
                <w:left w:val="none" w:sz="0" w:space="0" w:color="auto"/>
                <w:bottom w:val="none" w:sz="0" w:space="0" w:color="auto"/>
                <w:right w:val="none" w:sz="0" w:space="0" w:color="auto"/>
              </w:divBdr>
            </w:div>
            <w:div w:id="1563786989">
              <w:marLeft w:val="0"/>
              <w:marRight w:val="0"/>
              <w:marTop w:val="0"/>
              <w:marBottom w:val="0"/>
              <w:divBdr>
                <w:top w:val="none" w:sz="0" w:space="0" w:color="auto"/>
                <w:left w:val="none" w:sz="0" w:space="0" w:color="auto"/>
                <w:bottom w:val="none" w:sz="0" w:space="0" w:color="auto"/>
                <w:right w:val="none" w:sz="0" w:space="0" w:color="auto"/>
              </w:divBdr>
            </w:div>
            <w:div w:id="1564173027">
              <w:marLeft w:val="0"/>
              <w:marRight w:val="0"/>
              <w:marTop w:val="0"/>
              <w:marBottom w:val="0"/>
              <w:divBdr>
                <w:top w:val="none" w:sz="0" w:space="0" w:color="auto"/>
                <w:left w:val="none" w:sz="0" w:space="0" w:color="auto"/>
                <w:bottom w:val="none" w:sz="0" w:space="0" w:color="auto"/>
                <w:right w:val="none" w:sz="0" w:space="0" w:color="auto"/>
              </w:divBdr>
            </w:div>
            <w:div w:id="1566643085">
              <w:marLeft w:val="0"/>
              <w:marRight w:val="0"/>
              <w:marTop w:val="0"/>
              <w:marBottom w:val="0"/>
              <w:divBdr>
                <w:top w:val="none" w:sz="0" w:space="0" w:color="auto"/>
                <w:left w:val="none" w:sz="0" w:space="0" w:color="auto"/>
                <w:bottom w:val="none" w:sz="0" w:space="0" w:color="auto"/>
                <w:right w:val="none" w:sz="0" w:space="0" w:color="auto"/>
              </w:divBdr>
            </w:div>
            <w:div w:id="1574392195">
              <w:marLeft w:val="0"/>
              <w:marRight w:val="0"/>
              <w:marTop w:val="0"/>
              <w:marBottom w:val="0"/>
              <w:divBdr>
                <w:top w:val="none" w:sz="0" w:space="0" w:color="auto"/>
                <w:left w:val="none" w:sz="0" w:space="0" w:color="auto"/>
                <w:bottom w:val="none" w:sz="0" w:space="0" w:color="auto"/>
                <w:right w:val="none" w:sz="0" w:space="0" w:color="auto"/>
              </w:divBdr>
            </w:div>
            <w:div w:id="1577741881">
              <w:marLeft w:val="0"/>
              <w:marRight w:val="0"/>
              <w:marTop w:val="0"/>
              <w:marBottom w:val="0"/>
              <w:divBdr>
                <w:top w:val="none" w:sz="0" w:space="0" w:color="auto"/>
                <w:left w:val="none" w:sz="0" w:space="0" w:color="auto"/>
                <w:bottom w:val="none" w:sz="0" w:space="0" w:color="auto"/>
                <w:right w:val="none" w:sz="0" w:space="0" w:color="auto"/>
              </w:divBdr>
            </w:div>
            <w:div w:id="1604263407">
              <w:marLeft w:val="0"/>
              <w:marRight w:val="0"/>
              <w:marTop w:val="0"/>
              <w:marBottom w:val="0"/>
              <w:divBdr>
                <w:top w:val="none" w:sz="0" w:space="0" w:color="auto"/>
                <w:left w:val="none" w:sz="0" w:space="0" w:color="auto"/>
                <w:bottom w:val="none" w:sz="0" w:space="0" w:color="auto"/>
                <w:right w:val="none" w:sz="0" w:space="0" w:color="auto"/>
              </w:divBdr>
            </w:div>
            <w:div w:id="1626308182">
              <w:marLeft w:val="0"/>
              <w:marRight w:val="0"/>
              <w:marTop w:val="0"/>
              <w:marBottom w:val="0"/>
              <w:divBdr>
                <w:top w:val="none" w:sz="0" w:space="0" w:color="auto"/>
                <w:left w:val="none" w:sz="0" w:space="0" w:color="auto"/>
                <w:bottom w:val="none" w:sz="0" w:space="0" w:color="auto"/>
                <w:right w:val="none" w:sz="0" w:space="0" w:color="auto"/>
              </w:divBdr>
            </w:div>
            <w:div w:id="1676108293">
              <w:marLeft w:val="0"/>
              <w:marRight w:val="0"/>
              <w:marTop w:val="0"/>
              <w:marBottom w:val="0"/>
              <w:divBdr>
                <w:top w:val="none" w:sz="0" w:space="0" w:color="auto"/>
                <w:left w:val="none" w:sz="0" w:space="0" w:color="auto"/>
                <w:bottom w:val="none" w:sz="0" w:space="0" w:color="auto"/>
                <w:right w:val="none" w:sz="0" w:space="0" w:color="auto"/>
              </w:divBdr>
            </w:div>
            <w:div w:id="1677031748">
              <w:marLeft w:val="0"/>
              <w:marRight w:val="0"/>
              <w:marTop w:val="0"/>
              <w:marBottom w:val="0"/>
              <w:divBdr>
                <w:top w:val="none" w:sz="0" w:space="0" w:color="auto"/>
                <w:left w:val="none" w:sz="0" w:space="0" w:color="auto"/>
                <w:bottom w:val="none" w:sz="0" w:space="0" w:color="auto"/>
                <w:right w:val="none" w:sz="0" w:space="0" w:color="auto"/>
              </w:divBdr>
            </w:div>
            <w:div w:id="1717118998">
              <w:marLeft w:val="0"/>
              <w:marRight w:val="0"/>
              <w:marTop w:val="0"/>
              <w:marBottom w:val="0"/>
              <w:divBdr>
                <w:top w:val="none" w:sz="0" w:space="0" w:color="auto"/>
                <w:left w:val="none" w:sz="0" w:space="0" w:color="auto"/>
                <w:bottom w:val="none" w:sz="0" w:space="0" w:color="auto"/>
                <w:right w:val="none" w:sz="0" w:space="0" w:color="auto"/>
              </w:divBdr>
            </w:div>
            <w:div w:id="1790591100">
              <w:marLeft w:val="0"/>
              <w:marRight w:val="0"/>
              <w:marTop w:val="0"/>
              <w:marBottom w:val="0"/>
              <w:divBdr>
                <w:top w:val="none" w:sz="0" w:space="0" w:color="auto"/>
                <w:left w:val="none" w:sz="0" w:space="0" w:color="auto"/>
                <w:bottom w:val="none" w:sz="0" w:space="0" w:color="auto"/>
                <w:right w:val="none" w:sz="0" w:space="0" w:color="auto"/>
              </w:divBdr>
            </w:div>
            <w:div w:id="1822115979">
              <w:marLeft w:val="0"/>
              <w:marRight w:val="0"/>
              <w:marTop w:val="0"/>
              <w:marBottom w:val="0"/>
              <w:divBdr>
                <w:top w:val="none" w:sz="0" w:space="0" w:color="auto"/>
                <w:left w:val="none" w:sz="0" w:space="0" w:color="auto"/>
                <w:bottom w:val="none" w:sz="0" w:space="0" w:color="auto"/>
                <w:right w:val="none" w:sz="0" w:space="0" w:color="auto"/>
              </w:divBdr>
            </w:div>
            <w:div w:id="1866361467">
              <w:marLeft w:val="0"/>
              <w:marRight w:val="0"/>
              <w:marTop w:val="0"/>
              <w:marBottom w:val="0"/>
              <w:divBdr>
                <w:top w:val="none" w:sz="0" w:space="0" w:color="auto"/>
                <w:left w:val="none" w:sz="0" w:space="0" w:color="auto"/>
                <w:bottom w:val="none" w:sz="0" w:space="0" w:color="auto"/>
                <w:right w:val="none" w:sz="0" w:space="0" w:color="auto"/>
              </w:divBdr>
            </w:div>
            <w:div w:id="1893617847">
              <w:marLeft w:val="0"/>
              <w:marRight w:val="0"/>
              <w:marTop w:val="0"/>
              <w:marBottom w:val="0"/>
              <w:divBdr>
                <w:top w:val="none" w:sz="0" w:space="0" w:color="auto"/>
                <w:left w:val="none" w:sz="0" w:space="0" w:color="auto"/>
                <w:bottom w:val="none" w:sz="0" w:space="0" w:color="auto"/>
                <w:right w:val="none" w:sz="0" w:space="0" w:color="auto"/>
              </w:divBdr>
            </w:div>
            <w:div w:id="1923446025">
              <w:marLeft w:val="0"/>
              <w:marRight w:val="0"/>
              <w:marTop w:val="0"/>
              <w:marBottom w:val="0"/>
              <w:divBdr>
                <w:top w:val="none" w:sz="0" w:space="0" w:color="auto"/>
                <w:left w:val="none" w:sz="0" w:space="0" w:color="auto"/>
                <w:bottom w:val="none" w:sz="0" w:space="0" w:color="auto"/>
                <w:right w:val="none" w:sz="0" w:space="0" w:color="auto"/>
              </w:divBdr>
            </w:div>
            <w:div w:id="1928952517">
              <w:marLeft w:val="0"/>
              <w:marRight w:val="0"/>
              <w:marTop w:val="0"/>
              <w:marBottom w:val="0"/>
              <w:divBdr>
                <w:top w:val="none" w:sz="0" w:space="0" w:color="auto"/>
                <w:left w:val="none" w:sz="0" w:space="0" w:color="auto"/>
                <w:bottom w:val="none" w:sz="0" w:space="0" w:color="auto"/>
                <w:right w:val="none" w:sz="0" w:space="0" w:color="auto"/>
              </w:divBdr>
            </w:div>
            <w:div w:id="1939287961">
              <w:marLeft w:val="0"/>
              <w:marRight w:val="0"/>
              <w:marTop w:val="0"/>
              <w:marBottom w:val="0"/>
              <w:divBdr>
                <w:top w:val="none" w:sz="0" w:space="0" w:color="auto"/>
                <w:left w:val="none" w:sz="0" w:space="0" w:color="auto"/>
                <w:bottom w:val="none" w:sz="0" w:space="0" w:color="auto"/>
                <w:right w:val="none" w:sz="0" w:space="0" w:color="auto"/>
              </w:divBdr>
            </w:div>
            <w:div w:id="1987929440">
              <w:marLeft w:val="0"/>
              <w:marRight w:val="0"/>
              <w:marTop w:val="0"/>
              <w:marBottom w:val="0"/>
              <w:divBdr>
                <w:top w:val="none" w:sz="0" w:space="0" w:color="auto"/>
                <w:left w:val="none" w:sz="0" w:space="0" w:color="auto"/>
                <w:bottom w:val="none" w:sz="0" w:space="0" w:color="auto"/>
                <w:right w:val="none" w:sz="0" w:space="0" w:color="auto"/>
              </w:divBdr>
            </w:div>
            <w:div w:id="2077850099">
              <w:marLeft w:val="0"/>
              <w:marRight w:val="0"/>
              <w:marTop w:val="0"/>
              <w:marBottom w:val="0"/>
              <w:divBdr>
                <w:top w:val="none" w:sz="0" w:space="0" w:color="auto"/>
                <w:left w:val="none" w:sz="0" w:space="0" w:color="auto"/>
                <w:bottom w:val="none" w:sz="0" w:space="0" w:color="auto"/>
                <w:right w:val="none" w:sz="0" w:space="0" w:color="auto"/>
              </w:divBdr>
            </w:div>
            <w:div w:id="2116053850">
              <w:marLeft w:val="0"/>
              <w:marRight w:val="0"/>
              <w:marTop w:val="0"/>
              <w:marBottom w:val="0"/>
              <w:divBdr>
                <w:top w:val="none" w:sz="0" w:space="0" w:color="auto"/>
                <w:left w:val="none" w:sz="0" w:space="0" w:color="auto"/>
                <w:bottom w:val="none" w:sz="0" w:space="0" w:color="auto"/>
                <w:right w:val="none" w:sz="0" w:space="0" w:color="auto"/>
              </w:divBdr>
            </w:div>
            <w:div w:id="2138643608">
              <w:marLeft w:val="0"/>
              <w:marRight w:val="0"/>
              <w:marTop w:val="0"/>
              <w:marBottom w:val="0"/>
              <w:divBdr>
                <w:top w:val="none" w:sz="0" w:space="0" w:color="auto"/>
                <w:left w:val="none" w:sz="0" w:space="0" w:color="auto"/>
                <w:bottom w:val="none" w:sz="0" w:space="0" w:color="auto"/>
                <w:right w:val="none" w:sz="0" w:space="0" w:color="auto"/>
              </w:divBdr>
            </w:div>
            <w:div w:id="21414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80422">
      <w:bodyDiv w:val="1"/>
      <w:marLeft w:val="0"/>
      <w:marRight w:val="0"/>
      <w:marTop w:val="0"/>
      <w:marBottom w:val="0"/>
      <w:divBdr>
        <w:top w:val="none" w:sz="0" w:space="0" w:color="auto"/>
        <w:left w:val="none" w:sz="0" w:space="0" w:color="auto"/>
        <w:bottom w:val="none" w:sz="0" w:space="0" w:color="auto"/>
        <w:right w:val="none" w:sz="0" w:space="0" w:color="auto"/>
      </w:divBdr>
      <w:divsChild>
        <w:div w:id="1709719332">
          <w:marLeft w:val="0"/>
          <w:marRight w:val="0"/>
          <w:marTop w:val="0"/>
          <w:marBottom w:val="0"/>
          <w:divBdr>
            <w:top w:val="none" w:sz="0" w:space="0" w:color="auto"/>
            <w:left w:val="none" w:sz="0" w:space="0" w:color="auto"/>
            <w:bottom w:val="none" w:sz="0" w:space="0" w:color="auto"/>
            <w:right w:val="none" w:sz="0" w:space="0" w:color="auto"/>
          </w:divBdr>
          <w:divsChild>
            <w:div w:id="88353052">
              <w:marLeft w:val="0"/>
              <w:marRight w:val="0"/>
              <w:marTop w:val="0"/>
              <w:marBottom w:val="0"/>
              <w:divBdr>
                <w:top w:val="none" w:sz="0" w:space="0" w:color="auto"/>
                <w:left w:val="none" w:sz="0" w:space="0" w:color="auto"/>
                <w:bottom w:val="none" w:sz="0" w:space="0" w:color="auto"/>
                <w:right w:val="none" w:sz="0" w:space="0" w:color="auto"/>
              </w:divBdr>
            </w:div>
            <w:div w:id="88893602">
              <w:marLeft w:val="0"/>
              <w:marRight w:val="0"/>
              <w:marTop w:val="0"/>
              <w:marBottom w:val="0"/>
              <w:divBdr>
                <w:top w:val="none" w:sz="0" w:space="0" w:color="auto"/>
                <w:left w:val="none" w:sz="0" w:space="0" w:color="auto"/>
                <w:bottom w:val="none" w:sz="0" w:space="0" w:color="auto"/>
                <w:right w:val="none" w:sz="0" w:space="0" w:color="auto"/>
              </w:divBdr>
            </w:div>
            <w:div w:id="129634891">
              <w:marLeft w:val="0"/>
              <w:marRight w:val="0"/>
              <w:marTop w:val="0"/>
              <w:marBottom w:val="0"/>
              <w:divBdr>
                <w:top w:val="none" w:sz="0" w:space="0" w:color="auto"/>
                <w:left w:val="none" w:sz="0" w:space="0" w:color="auto"/>
                <w:bottom w:val="none" w:sz="0" w:space="0" w:color="auto"/>
                <w:right w:val="none" w:sz="0" w:space="0" w:color="auto"/>
              </w:divBdr>
            </w:div>
            <w:div w:id="188959925">
              <w:marLeft w:val="0"/>
              <w:marRight w:val="0"/>
              <w:marTop w:val="0"/>
              <w:marBottom w:val="0"/>
              <w:divBdr>
                <w:top w:val="none" w:sz="0" w:space="0" w:color="auto"/>
                <w:left w:val="none" w:sz="0" w:space="0" w:color="auto"/>
                <w:bottom w:val="none" w:sz="0" w:space="0" w:color="auto"/>
                <w:right w:val="none" w:sz="0" w:space="0" w:color="auto"/>
              </w:divBdr>
            </w:div>
            <w:div w:id="357774183">
              <w:marLeft w:val="0"/>
              <w:marRight w:val="0"/>
              <w:marTop w:val="0"/>
              <w:marBottom w:val="0"/>
              <w:divBdr>
                <w:top w:val="none" w:sz="0" w:space="0" w:color="auto"/>
                <w:left w:val="none" w:sz="0" w:space="0" w:color="auto"/>
                <w:bottom w:val="none" w:sz="0" w:space="0" w:color="auto"/>
                <w:right w:val="none" w:sz="0" w:space="0" w:color="auto"/>
              </w:divBdr>
            </w:div>
            <w:div w:id="434524692">
              <w:marLeft w:val="0"/>
              <w:marRight w:val="0"/>
              <w:marTop w:val="0"/>
              <w:marBottom w:val="0"/>
              <w:divBdr>
                <w:top w:val="none" w:sz="0" w:space="0" w:color="auto"/>
                <w:left w:val="none" w:sz="0" w:space="0" w:color="auto"/>
                <w:bottom w:val="none" w:sz="0" w:space="0" w:color="auto"/>
                <w:right w:val="none" w:sz="0" w:space="0" w:color="auto"/>
              </w:divBdr>
            </w:div>
            <w:div w:id="604113214">
              <w:marLeft w:val="0"/>
              <w:marRight w:val="0"/>
              <w:marTop w:val="0"/>
              <w:marBottom w:val="0"/>
              <w:divBdr>
                <w:top w:val="none" w:sz="0" w:space="0" w:color="auto"/>
                <w:left w:val="none" w:sz="0" w:space="0" w:color="auto"/>
                <w:bottom w:val="none" w:sz="0" w:space="0" w:color="auto"/>
                <w:right w:val="none" w:sz="0" w:space="0" w:color="auto"/>
              </w:divBdr>
            </w:div>
            <w:div w:id="735128508">
              <w:marLeft w:val="0"/>
              <w:marRight w:val="0"/>
              <w:marTop w:val="0"/>
              <w:marBottom w:val="0"/>
              <w:divBdr>
                <w:top w:val="none" w:sz="0" w:space="0" w:color="auto"/>
                <w:left w:val="none" w:sz="0" w:space="0" w:color="auto"/>
                <w:bottom w:val="none" w:sz="0" w:space="0" w:color="auto"/>
                <w:right w:val="none" w:sz="0" w:space="0" w:color="auto"/>
              </w:divBdr>
            </w:div>
            <w:div w:id="1009717612">
              <w:marLeft w:val="0"/>
              <w:marRight w:val="0"/>
              <w:marTop w:val="0"/>
              <w:marBottom w:val="0"/>
              <w:divBdr>
                <w:top w:val="none" w:sz="0" w:space="0" w:color="auto"/>
                <w:left w:val="none" w:sz="0" w:space="0" w:color="auto"/>
                <w:bottom w:val="none" w:sz="0" w:space="0" w:color="auto"/>
                <w:right w:val="none" w:sz="0" w:space="0" w:color="auto"/>
              </w:divBdr>
            </w:div>
            <w:div w:id="1227914818">
              <w:marLeft w:val="0"/>
              <w:marRight w:val="0"/>
              <w:marTop w:val="0"/>
              <w:marBottom w:val="0"/>
              <w:divBdr>
                <w:top w:val="none" w:sz="0" w:space="0" w:color="auto"/>
                <w:left w:val="none" w:sz="0" w:space="0" w:color="auto"/>
                <w:bottom w:val="none" w:sz="0" w:space="0" w:color="auto"/>
                <w:right w:val="none" w:sz="0" w:space="0" w:color="auto"/>
              </w:divBdr>
            </w:div>
            <w:div w:id="1398742038">
              <w:marLeft w:val="0"/>
              <w:marRight w:val="0"/>
              <w:marTop w:val="0"/>
              <w:marBottom w:val="0"/>
              <w:divBdr>
                <w:top w:val="none" w:sz="0" w:space="0" w:color="auto"/>
                <w:left w:val="none" w:sz="0" w:space="0" w:color="auto"/>
                <w:bottom w:val="none" w:sz="0" w:space="0" w:color="auto"/>
                <w:right w:val="none" w:sz="0" w:space="0" w:color="auto"/>
              </w:divBdr>
            </w:div>
            <w:div w:id="1401978256">
              <w:marLeft w:val="0"/>
              <w:marRight w:val="0"/>
              <w:marTop w:val="0"/>
              <w:marBottom w:val="0"/>
              <w:divBdr>
                <w:top w:val="none" w:sz="0" w:space="0" w:color="auto"/>
                <w:left w:val="none" w:sz="0" w:space="0" w:color="auto"/>
                <w:bottom w:val="none" w:sz="0" w:space="0" w:color="auto"/>
                <w:right w:val="none" w:sz="0" w:space="0" w:color="auto"/>
              </w:divBdr>
            </w:div>
            <w:div w:id="1491556984">
              <w:marLeft w:val="0"/>
              <w:marRight w:val="0"/>
              <w:marTop w:val="0"/>
              <w:marBottom w:val="0"/>
              <w:divBdr>
                <w:top w:val="none" w:sz="0" w:space="0" w:color="auto"/>
                <w:left w:val="none" w:sz="0" w:space="0" w:color="auto"/>
                <w:bottom w:val="none" w:sz="0" w:space="0" w:color="auto"/>
                <w:right w:val="none" w:sz="0" w:space="0" w:color="auto"/>
              </w:divBdr>
            </w:div>
            <w:div w:id="1518495514">
              <w:marLeft w:val="0"/>
              <w:marRight w:val="0"/>
              <w:marTop w:val="0"/>
              <w:marBottom w:val="0"/>
              <w:divBdr>
                <w:top w:val="none" w:sz="0" w:space="0" w:color="auto"/>
                <w:left w:val="none" w:sz="0" w:space="0" w:color="auto"/>
                <w:bottom w:val="none" w:sz="0" w:space="0" w:color="auto"/>
                <w:right w:val="none" w:sz="0" w:space="0" w:color="auto"/>
              </w:divBdr>
            </w:div>
            <w:div w:id="1587108278">
              <w:marLeft w:val="0"/>
              <w:marRight w:val="0"/>
              <w:marTop w:val="0"/>
              <w:marBottom w:val="0"/>
              <w:divBdr>
                <w:top w:val="none" w:sz="0" w:space="0" w:color="auto"/>
                <w:left w:val="none" w:sz="0" w:space="0" w:color="auto"/>
                <w:bottom w:val="none" w:sz="0" w:space="0" w:color="auto"/>
                <w:right w:val="none" w:sz="0" w:space="0" w:color="auto"/>
              </w:divBdr>
            </w:div>
            <w:div w:id="1673214790">
              <w:marLeft w:val="0"/>
              <w:marRight w:val="0"/>
              <w:marTop w:val="0"/>
              <w:marBottom w:val="0"/>
              <w:divBdr>
                <w:top w:val="none" w:sz="0" w:space="0" w:color="auto"/>
                <w:left w:val="none" w:sz="0" w:space="0" w:color="auto"/>
                <w:bottom w:val="none" w:sz="0" w:space="0" w:color="auto"/>
                <w:right w:val="none" w:sz="0" w:space="0" w:color="auto"/>
              </w:divBdr>
            </w:div>
            <w:div w:id="1737705417">
              <w:marLeft w:val="0"/>
              <w:marRight w:val="0"/>
              <w:marTop w:val="0"/>
              <w:marBottom w:val="0"/>
              <w:divBdr>
                <w:top w:val="none" w:sz="0" w:space="0" w:color="auto"/>
                <w:left w:val="none" w:sz="0" w:space="0" w:color="auto"/>
                <w:bottom w:val="none" w:sz="0" w:space="0" w:color="auto"/>
                <w:right w:val="none" w:sz="0" w:space="0" w:color="auto"/>
              </w:divBdr>
            </w:div>
            <w:div w:id="1786848145">
              <w:marLeft w:val="0"/>
              <w:marRight w:val="0"/>
              <w:marTop w:val="0"/>
              <w:marBottom w:val="0"/>
              <w:divBdr>
                <w:top w:val="none" w:sz="0" w:space="0" w:color="auto"/>
                <w:left w:val="none" w:sz="0" w:space="0" w:color="auto"/>
                <w:bottom w:val="none" w:sz="0" w:space="0" w:color="auto"/>
                <w:right w:val="none" w:sz="0" w:space="0" w:color="auto"/>
              </w:divBdr>
            </w:div>
            <w:div w:id="2024018211">
              <w:marLeft w:val="0"/>
              <w:marRight w:val="0"/>
              <w:marTop w:val="0"/>
              <w:marBottom w:val="0"/>
              <w:divBdr>
                <w:top w:val="none" w:sz="0" w:space="0" w:color="auto"/>
                <w:left w:val="none" w:sz="0" w:space="0" w:color="auto"/>
                <w:bottom w:val="none" w:sz="0" w:space="0" w:color="auto"/>
                <w:right w:val="none" w:sz="0" w:space="0" w:color="auto"/>
              </w:divBdr>
            </w:div>
            <w:div w:id="20430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3376">
      <w:bodyDiv w:val="1"/>
      <w:marLeft w:val="0"/>
      <w:marRight w:val="0"/>
      <w:marTop w:val="0"/>
      <w:marBottom w:val="0"/>
      <w:divBdr>
        <w:top w:val="none" w:sz="0" w:space="0" w:color="auto"/>
        <w:left w:val="none" w:sz="0" w:space="0" w:color="auto"/>
        <w:bottom w:val="none" w:sz="0" w:space="0" w:color="auto"/>
        <w:right w:val="none" w:sz="0" w:space="0" w:color="auto"/>
      </w:divBdr>
      <w:divsChild>
        <w:div w:id="699939029">
          <w:marLeft w:val="0"/>
          <w:marRight w:val="0"/>
          <w:marTop w:val="0"/>
          <w:marBottom w:val="0"/>
          <w:divBdr>
            <w:top w:val="none" w:sz="0" w:space="0" w:color="auto"/>
            <w:left w:val="none" w:sz="0" w:space="0" w:color="auto"/>
            <w:bottom w:val="none" w:sz="0" w:space="0" w:color="auto"/>
            <w:right w:val="none" w:sz="0" w:space="0" w:color="auto"/>
          </w:divBdr>
          <w:divsChild>
            <w:div w:id="290475098">
              <w:marLeft w:val="0"/>
              <w:marRight w:val="0"/>
              <w:marTop w:val="0"/>
              <w:marBottom w:val="0"/>
              <w:divBdr>
                <w:top w:val="none" w:sz="0" w:space="0" w:color="auto"/>
                <w:left w:val="none" w:sz="0" w:space="0" w:color="auto"/>
                <w:bottom w:val="none" w:sz="0" w:space="0" w:color="auto"/>
                <w:right w:val="none" w:sz="0" w:space="0" w:color="auto"/>
              </w:divBdr>
            </w:div>
            <w:div w:id="516971255">
              <w:marLeft w:val="0"/>
              <w:marRight w:val="0"/>
              <w:marTop w:val="0"/>
              <w:marBottom w:val="0"/>
              <w:divBdr>
                <w:top w:val="none" w:sz="0" w:space="0" w:color="auto"/>
                <w:left w:val="none" w:sz="0" w:space="0" w:color="auto"/>
                <w:bottom w:val="none" w:sz="0" w:space="0" w:color="auto"/>
                <w:right w:val="none" w:sz="0" w:space="0" w:color="auto"/>
              </w:divBdr>
            </w:div>
            <w:div w:id="592401879">
              <w:marLeft w:val="0"/>
              <w:marRight w:val="0"/>
              <w:marTop w:val="0"/>
              <w:marBottom w:val="0"/>
              <w:divBdr>
                <w:top w:val="none" w:sz="0" w:space="0" w:color="auto"/>
                <w:left w:val="none" w:sz="0" w:space="0" w:color="auto"/>
                <w:bottom w:val="none" w:sz="0" w:space="0" w:color="auto"/>
                <w:right w:val="none" w:sz="0" w:space="0" w:color="auto"/>
              </w:divBdr>
            </w:div>
            <w:div w:id="737288953">
              <w:marLeft w:val="0"/>
              <w:marRight w:val="0"/>
              <w:marTop w:val="0"/>
              <w:marBottom w:val="0"/>
              <w:divBdr>
                <w:top w:val="none" w:sz="0" w:space="0" w:color="auto"/>
                <w:left w:val="none" w:sz="0" w:space="0" w:color="auto"/>
                <w:bottom w:val="none" w:sz="0" w:space="0" w:color="auto"/>
                <w:right w:val="none" w:sz="0" w:space="0" w:color="auto"/>
              </w:divBdr>
            </w:div>
            <w:div w:id="812521852">
              <w:marLeft w:val="0"/>
              <w:marRight w:val="0"/>
              <w:marTop w:val="0"/>
              <w:marBottom w:val="0"/>
              <w:divBdr>
                <w:top w:val="none" w:sz="0" w:space="0" w:color="auto"/>
                <w:left w:val="none" w:sz="0" w:space="0" w:color="auto"/>
                <w:bottom w:val="none" w:sz="0" w:space="0" w:color="auto"/>
                <w:right w:val="none" w:sz="0" w:space="0" w:color="auto"/>
              </w:divBdr>
            </w:div>
            <w:div w:id="830952937">
              <w:marLeft w:val="0"/>
              <w:marRight w:val="0"/>
              <w:marTop w:val="0"/>
              <w:marBottom w:val="0"/>
              <w:divBdr>
                <w:top w:val="none" w:sz="0" w:space="0" w:color="auto"/>
                <w:left w:val="none" w:sz="0" w:space="0" w:color="auto"/>
                <w:bottom w:val="none" w:sz="0" w:space="0" w:color="auto"/>
                <w:right w:val="none" w:sz="0" w:space="0" w:color="auto"/>
              </w:divBdr>
            </w:div>
            <w:div w:id="887688417">
              <w:marLeft w:val="0"/>
              <w:marRight w:val="0"/>
              <w:marTop w:val="0"/>
              <w:marBottom w:val="0"/>
              <w:divBdr>
                <w:top w:val="none" w:sz="0" w:space="0" w:color="auto"/>
                <w:left w:val="none" w:sz="0" w:space="0" w:color="auto"/>
                <w:bottom w:val="none" w:sz="0" w:space="0" w:color="auto"/>
                <w:right w:val="none" w:sz="0" w:space="0" w:color="auto"/>
              </w:divBdr>
            </w:div>
            <w:div w:id="1006250740">
              <w:marLeft w:val="0"/>
              <w:marRight w:val="0"/>
              <w:marTop w:val="0"/>
              <w:marBottom w:val="0"/>
              <w:divBdr>
                <w:top w:val="none" w:sz="0" w:space="0" w:color="auto"/>
                <w:left w:val="none" w:sz="0" w:space="0" w:color="auto"/>
                <w:bottom w:val="none" w:sz="0" w:space="0" w:color="auto"/>
                <w:right w:val="none" w:sz="0" w:space="0" w:color="auto"/>
              </w:divBdr>
            </w:div>
            <w:div w:id="1080373566">
              <w:marLeft w:val="0"/>
              <w:marRight w:val="0"/>
              <w:marTop w:val="0"/>
              <w:marBottom w:val="0"/>
              <w:divBdr>
                <w:top w:val="none" w:sz="0" w:space="0" w:color="auto"/>
                <w:left w:val="none" w:sz="0" w:space="0" w:color="auto"/>
                <w:bottom w:val="none" w:sz="0" w:space="0" w:color="auto"/>
                <w:right w:val="none" w:sz="0" w:space="0" w:color="auto"/>
              </w:divBdr>
            </w:div>
            <w:div w:id="1126970913">
              <w:marLeft w:val="0"/>
              <w:marRight w:val="0"/>
              <w:marTop w:val="0"/>
              <w:marBottom w:val="0"/>
              <w:divBdr>
                <w:top w:val="none" w:sz="0" w:space="0" w:color="auto"/>
                <w:left w:val="none" w:sz="0" w:space="0" w:color="auto"/>
                <w:bottom w:val="none" w:sz="0" w:space="0" w:color="auto"/>
                <w:right w:val="none" w:sz="0" w:space="0" w:color="auto"/>
              </w:divBdr>
            </w:div>
            <w:div w:id="1173913411">
              <w:marLeft w:val="0"/>
              <w:marRight w:val="0"/>
              <w:marTop w:val="0"/>
              <w:marBottom w:val="0"/>
              <w:divBdr>
                <w:top w:val="none" w:sz="0" w:space="0" w:color="auto"/>
                <w:left w:val="none" w:sz="0" w:space="0" w:color="auto"/>
                <w:bottom w:val="none" w:sz="0" w:space="0" w:color="auto"/>
                <w:right w:val="none" w:sz="0" w:space="0" w:color="auto"/>
              </w:divBdr>
            </w:div>
            <w:div w:id="1278365291">
              <w:marLeft w:val="0"/>
              <w:marRight w:val="0"/>
              <w:marTop w:val="0"/>
              <w:marBottom w:val="0"/>
              <w:divBdr>
                <w:top w:val="none" w:sz="0" w:space="0" w:color="auto"/>
                <w:left w:val="none" w:sz="0" w:space="0" w:color="auto"/>
                <w:bottom w:val="none" w:sz="0" w:space="0" w:color="auto"/>
                <w:right w:val="none" w:sz="0" w:space="0" w:color="auto"/>
              </w:divBdr>
            </w:div>
            <w:div w:id="1293637489">
              <w:marLeft w:val="0"/>
              <w:marRight w:val="0"/>
              <w:marTop w:val="0"/>
              <w:marBottom w:val="0"/>
              <w:divBdr>
                <w:top w:val="none" w:sz="0" w:space="0" w:color="auto"/>
                <w:left w:val="none" w:sz="0" w:space="0" w:color="auto"/>
                <w:bottom w:val="none" w:sz="0" w:space="0" w:color="auto"/>
                <w:right w:val="none" w:sz="0" w:space="0" w:color="auto"/>
              </w:divBdr>
            </w:div>
            <w:div w:id="1649699335">
              <w:marLeft w:val="0"/>
              <w:marRight w:val="0"/>
              <w:marTop w:val="0"/>
              <w:marBottom w:val="0"/>
              <w:divBdr>
                <w:top w:val="none" w:sz="0" w:space="0" w:color="auto"/>
                <w:left w:val="none" w:sz="0" w:space="0" w:color="auto"/>
                <w:bottom w:val="none" w:sz="0" w:space="0" w:color="auto"/>
                <w:right w:val="none" w:sz="0" w:space="0" w:color="auto"/>
              </w:divBdr>
            </w:div>
            <w:div w:id="1680158095">
              <w:marLeft w:val="0"/>
              <w:marRight w:val="0"/>
              <w:marTop w:val="0"/>
              <w:marBottom w:val="0"/>
              <w:divBdr>
                <w:top w:val="none" w:sz="0" w:space="0" w:color="auto"/>
                <w:left w:val="none" w:sz="0" w:space="0" w:color="auto"/>
                <w:bottom w:val="none" w:sz="0" w:space="0" w:color="auto"/>
                <w:right w:val="none" w:sz="0" w:space="0" w:color="auto"/>
              </w:divBdr>
            </w:div>
            <w:div w:id="1684822601">
              <w:marLeft w:val="0"/>
              <w:marRight w:val="0"/>
              <w:marTop w:val="0"/>
              <w:marBottom w:val="0"/>
              <w:divBdr>
                <w:top w:val="none" w:sz="0" w:space="0" w:color="auto"/>
                <w:left w:val="none" w:sz="0" w:space="0" w:color="auto"/>
                <w:bottom w:val="none" w:sz="0" w:space="0" w:color="auto"/>
                <w:right w:val="none" w:sz="0" w:space="0" w:color="auto"/>
              </w:divBdr>
            </w:div>
            <w:div w:id="1777170755">
              <w:marLeft w:val="0"/>
              <w:marRight w:val="0"/>
              <w:marTop w:val="0"/>
              <w:marBottom w:val="0"/>
              <w:divBdr>
                <w:top w:val="none" w:sz="0" w:space="0" w:color="auto"/>
                <w:left w:val="none" w:sz="0" w:space="0" w:color="auto"/>
                <w:bottom w:val="none" w:sz="0" w:space="0" w:color="auto"/>
                <w:right w:val="none" w:sz="0" w:space="0" w:color="auto"/>
              </w:divBdr>
            </w:div>
            <w:div w:id="1962564304">
              <w:marLeft w:val="0"/>
              <w:marRight w:val="0"/>
              <w:marTop w:val="0"/>
              <w:marBottom w:val="0"/>
              <w:divBdr>
                <w:top w:val="none" w:sz="0" w:space="0" w:color="auto"/>
                <w:left w:val="none" w:sz="0" w:space="0" w:color="auto"/>
                <w:bottom w:val="none" w:sz="0" w:space="0" w:color="auto"/>
                <w:right w:val="none" w:sz="0" w:space="0" w:color="auto"/>
              </w:divBdr>
            </w:div>
            <w:div w:id="1982803223">
              <w:marLeft w:val="0"/>
              <w:marRight w:val="0"/>
              <w:marTop w:val="0"/>
              <w:marBottom w:val="0"/>
              <w:divBdr>
                <w:top w:val="none" w:sz="0" w:space="0" w:color="auto"/>
                <w:left w:val="none" w:sz="0" w:space="0" w:color="auto"/>
                <w:bottom w:val="none" w:sz="0" w:space="0" w:color="auto"/>
                <w:right w:val="none" w:sz="0" w:space="0" w:color="auto"/>
              </w:divBdr>
            </w:div>
            <w:div w:id="20960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yperlink" Target="http://response.restoration.noaa.gov/maps-and-spatial-data/download-esi-maps-and-gis-data.html"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github.com/vboulianne/ECCC-Shoreline-Segmentation" TargetMode="External"/><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int.ec.gc.ca\sys\InGEO\GW\EC3140EnvEmer_UrgEnv\SensitivityMapping\Analysis\Tools\SCAT_shoreline_segments_naming_tool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canadiangis.com/data.php" TargetMode="External"/><Relationship Id="rId31" Type="http://schemas.openxmlformats.org/officeDocument/2006/relationships/image" Target="media/image10.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file:///\\int.ec.gc.ca\sys\InGEO\GW\EC3140EnvEmer_UrgEnv\SensitivityMapping\Analysis\Tools\code_Alphanumer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5D0B20BB41BF245A74357C5242D202F" ma:contentTypeVersion="10" ma:contentTypeDescription="Create a new document." ma:contentTypeScope="" ma:versionID="1d63c453300229499d35ee3cdb122db5">
  <xsd:schema xmlns:xsd="http://www.w3.org/2001/XMLSchema" xmlns:xs="http://www.w3.org/2001/XMLSchema" xmlns:p="http://schemas.microsoft.com/office/2006/metadata/properties" xmlns:ns3="acbb3e5d-5d9a-41a2-b23c-a652c639d82c" xmlns:ns4="b6e7370b-7179-4676-9a6f-0d2482e7e8cc" targetNamespace="http://schemas.microsoft.com/office/2006/metadata/properties" ma:root="true" ma:fieldsID="d0431d3bfc2050b05195e48dfbe7c542" ns3:_="" ns4:_="">
    <xsd:import namespace="acbb3e5d-5d9a-41a2-b23c-a652c639d82c"/>
    <xsd:import namespace="b6e7370b-7179-4676-9a6f-0d2482e7e8cc"/>
    <xsd:element name="properties">
      <xsd:complexType>
        <xsd:sequence>
          <xsd:element name="documentManagement">
            <xsd:complexType>
              <xsd:all>
                <xsd:element ref="ns3:Type_x0020_of_x0020_Document" minOccurs="0"/>
                <xsd:element ref="ns3:Branch" minOccurs="0"/>
                <xsd:element ref="ns3:Zone" minOccurs="0"/>
                <xsd:element ref="ns3:URL" minOccurs="0"/>
                <xsd:element ref="ns3:URL_x0020_of_x0020_the_x0020_document" minOccurs="0"/>
                <xsd:element ref="ns3:Last_x0020_Updates" minOccurs="0"/>
                <xsd:element ref="ns4:SharedWithUsers" minOccurs="0"/>
                <xsd:element ref="ns3:Langu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b3e5d-5d9a-41a2-b23c-a652c639d82c" elementFormDefault="qualified">
    <xsd:import namespace="http://schemas.microsoft.com/office/2006/documentManagement/types"/>
    <xsd:import namespace="http://schemas.microsoft.com/office/infopath/2007/PartnerControls"/>
    <xsd:element name="Type_x0020_of_x0020_Document" ma:index="9" nillable="true" ma:displayName="Type of Document" ma:format="Dropdown" ma:internalName="Type_x0020_of_x0020_Document">
      <xsd:simpleType>
        <xsd:restriction base="dms:Choice">
          <xsd:enumeration value="Intranet Document Library - Communications Branch"/>
          <xsd:enumeration value="Intranet Document Library - Departmental (Non-Branch Specific)"/>
        </xsd:restriction>
      </xsd:simpleType>
    </xsd:element>
    <xsd:element name="Branch" ma:index="10" nillable="true" ma:displayName="Branch" ma:format="Dropdown" ma:internalName="Branch">
      <xsd:simpleType>
        <xsd:restriction base="dms:Choice">
          <xsd:enumeration value="Audit &amp; Evaluation"/>
          <xsd:enumeration value="Communicaitons"/>
          <xsd:enumeration value="Intranet"/>
        </xsd:restriction>
      </xsd:simpleType>
    </xsd:element>
    <xsd:element name="Zone" ma:index="11" nillable="true" ma:displayName="Zone" ma:default="AE-VE" ma:format="Dropdown" ma:internalName="Zone">
      <xsd:simpleType>
        <xsd:restriction base="dms:Choice">
          <xsd:enumeration value="AE-VE"/>
          <xsd:enumeration value="Communications"/>
          <xsd:enumeration value="Guide"/>
          <xsd:enumeration value="Communautés-Communities"/>
        </xsd:restriction>
      </xsd:simpleType>
    </xsd:element>
    <xsd:element name="URL" ma:index="12" nillable="true" ma:displayName="URL - on Intranet Document Location" ma:description="Please add the link where the document is located on Intranet"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URL_x0020_of_x0020_the_x0020_document" ma:index="13" nillable="true" ma:displayName="URL of the document" ma:description="Please add document URL." ma:format="Hyperlink" ma:internalName="URL_x0020_of_x0020_the_x0020_document">
      <xsd:complexType>
        <xsd:complexContent>
          <xsd:extension base="dms:URL">
            <xsd:sequence>
              <xsd:element name="Url" type="dms:ValidUrl" minOccurs="0" nillable="true"/>
              <xsd:element name="Description" type="xsd:string" nillable="true"/>
            </xsd:sequence>
          </xsd:extension>
        </xsd:complexContent>
      </xsd:complexType>
    </xsd:element>
    <xsd:element name="Last_x0020_Updates" ma:index="14" nillable="true" ma:displayName="Last Updates" ma:format="DateOnly" ma:internalName="Last_x0020_Updates">
      <xsd:simpleType>
        <xsd:restriction base="dms:DateTime"/>
      </xsd:simpleType>
    </xsd:element>
    <xsd:element name="Language" ma:index="16" nillable="true" ma:displayName="Language" ma:default="English" ma:format="Dropdown" ma:internalName="Language">
      <xsd:simpleType>
        <xsd:restriction base="dms:Choice">
          <xsd:enumeration value="English"/>
          <xsd:enumeration value="French"/>
          <xsd:enumeration value="Other"/>
        </xsd:restriction>
      </xsd:simpleType>
    </xsd:element>
  </xsd:schema>
  <xsd:schema xmlns:xsd="http://www.w3.org/2001/XMLSchema" xmlns:xs="http://www.w3.org/2001/XMLSchema" xmlns:dms="http://schemas.microsoft.com/office/2006/documentManagement/types" xmlns:pc="http://schemas.microsoft.com/office/infopath/2007/PartnerControls" targetNamespace="b6e7370b-7179-4676-9a6f-0d2482e7e8cc"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axOccurs="1" ma:index="4" ma:displayName="Title of Docum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ranch xmlns="acbb3e5d-5d9a-41a2-b23c-a652c639d82c" xsi:nil="true"/>
    <URL_x0020_of_x0020_the_x0020_document xmlns="acbb3e5d-5d9a-41a2-b23c-a652c639d82c">
      <Url xsi:nil="true"/>
      <Description xsi:nil="true"/>
    </URL_x0020_of_x0020_the_x0020_document>
    <Zone xmlns="acbb3e5d-5d9a-41a2-b23c-a652c639d82c">AE-VE</Zone>
    <Last_x0020_Updates xmlns="acbb3e5d-5d9a-41a2-b23c-a652c639d82c" xsi:nil="true"/>
    <URL xmlns="acbb3e5d-5d9a-41a2-b23c-a652c639d82c">
      <Url xsi:nil="true"/>
      <Description xsi:nil="true"/>
    </URL>
    <Type_x0020_of_x0020_Document xmlns="acbb3e5d-5d9a-41a2-b23c-a652c639d82c" xsi:nil="true"/>
    <Language xmlns="acbb3e5d-5d9a-41a2-b23c-a652c639d82c">English</Languag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59C77-B696-4F90-B349-90792B6B9322}">
  <ds:schemaRefs>
    <ds:schemaRef ds:uri="http://schemas.microsoft.com/sharepoint/v3/contenttype/forms"/>
  </ds:schemaRefs>
</ds:datastoreItem>
</file>

<file path=customXml/itemProps2.xml><?xml version="1.0" encoding="utf-8"?>
<ds:datastoreItem xmlns:ds="http://schemas.openxmlformats.org/officeDocument/2006/customXml" ds:itemID="{20E99A87-1DC4-416A-B671-BBC95EDF3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b3e5d-5d9a-41a2-b23c-a652c639d82c"/>
    <ds:schemaRef ds:uri="b6e7370b-7179-4676-9a6f-0d2482e7e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50A6D0-40D8-493F-81D7-ABBA189311EB}">
  <ds:schemaRefs>
    <ds:schemaRef ds:uri="http://schemas.microsoft.com/office/2006/metadata/properties"/>
    <ds:schemaRef ds:uri="http://schemas.microsoft.com/office/infopath/2007/PartnerControls"/>
    <ds:schemaRef ds:uri="acbb3e5d-5d9a-41a2-b23c-a652c639d82c"/>
  </ds:schemaRefs>
</ds:datastoreItem>
</file>

<file path=customXml/itemProps4.xml><?xml version="1.0" encoding="utf-8"?>
<ds:datastoreItem xmlns:ds="http://schemas.openxmlformats.org/officeDocument/2006/customXml" ds:itemID="{D13D343E-E48B-4208-8D38-CC49D9771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10391</TotalTime>
  <Pages>16</Pages>
  <Words>4415</Words>
  <Characters>25171</Characters>
  <Application>Microsoft Office Word</Application>
  <DocSecurity>0</DocSecurity>
  <Lines>209</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Environment Climate Change Canada</Company>
  <LinksUpToDate>false</LinksUpToDate>
  <CharactersWithSpaces>29527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Blouin,Maxime [NCR]</dc:creator>
  <cp:keywords/>
  <dc:description/>
  <cp:lastModifiedBy>Boulianne,Vincent (ECCC)</cp:lastModifiedBy>
  <cp:revision>1</cp:revision>
  <dcterms:created xsi:type="dcterms:W3CDTF">2021-06-15T13:37:00Z</dcterms:created>
  <dcterms:modified xsi:type="dcterms:W3CDTF">2021-09-28T20:35:00Z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0x01010075D0B20BB41BF245A74357C5242D202F</vt:lpwstr>
  </property>
</Properties>
</file>